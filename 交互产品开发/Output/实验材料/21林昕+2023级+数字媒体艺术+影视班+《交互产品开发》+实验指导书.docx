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A5B3A" w:rsidRDefault="006A5B3A">
      <w:pPr>
        <w:spacing w:line="460" w:lineRule="exact"/>
        <w:rPr>
          <w:rFonts w:eastAsia="FangSong_GB2312"/>
          <w:sz w:val="30"/>
        </w:rPr>
      </w:pPr>
    </w:p>
    <w:p w:rsidR="006A5B3A" w:rsidRDefault="006A5B3A">
      <w:pPr>
        <w:spacing w:line="460" w:lineRule="exact"/>
        <w:rPr>
          <w:rFonts w:eastAsia="FangSong_GB2312"/>
          <w:sz w:val="30"/>
        </w:rPr>
      </w:pPr>
    </w:p>
    <w:p w:rsidR="006A5B3A" w:rsidRDefault="00000000">
      <w:pPr>
        <w:jc w:val="center"/>
        <w:rPr>
          <w:b/>
          <w:sz w:val="72"/>
          <w:szCs w:val="72"/>
        </w:rPr>
      </w:pPr>
      <w:r>
        <w:rPr>
          <w:rFonts w:ascii="SimSun" w:hAnsi="SimSun" w:cs="Tahoma"/>
          <w:noProof/>
          <w:sz w:val="24"/>
          <w:szCs w:val="24"/>
        </w:rPr>
        <w:drawing>
          <wp:inline distT="0" distB="0" distL="114300" distR="114300" wp14:anchorId="74063AB2" wp14:editId="2E06AF6F">
            <wp:extent cx="5467350" cy="1128395"/>
            <wp:effectExtent l="0" t="0" r="0" b="14605"/>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8"/>
                    <a:stretch>
                      <a:fillRect/>
                    </a:stretch>
                  </pic:blipFill>
                  <pic:spPr>
                    <a:xfrm>
                      <a:off x="0" y="0"/>
                      <a:ext cx="5467350" cy="1128395"/>
                    </a:xfrm>
                    <a:prstGeom prst="rect">
                      <a:avLst/>
                    </a:prstGeom>
                    <a:noFill/>
                    <a:ln>
                      <a:noFill/>
                    </a:ln>
                  </pic:spPr>
                </pic:pic>
              </a:graphicData>
            </a:graphic>
          </wp:inline>
        </w:drawing>
      </w:r>
    </w:p>
    <w:p w:rsidR="006A5B3A" w:rsidRDefault="006A5B3A">
      <w:pPr>
        <w:jc w:val="center"/>
        <w:rPr>
          <w:b/>
          <w:sz w:val="24"/>
        </w:rPr>
      </w:pPr>
    </w:p>
    <w:p w:rsidR="006A5B3A" w:rsidRDefault="006A5B3A">
      <w:pPr>
        <w:jc w:val="center"/>
        <w:rPr>
          <w:b/>
          <w:sz w:val="24"/>
        </w:rPr>
      </w:pPr>
    </w:p>
    <w:p w:rsidR="006A5B3A" w:rsidRDefault="006A5B3A">
      <w:pPr>
        <w:jc w:val="center"/>
        <w:rPr>
          <w:b/>
          <w:sz w:val="24"/>
        </w:rPr>
      </w:pPr>
    </w:p>
    <w:p w:rsidR="006A5B3A" w:rsidRDefault="00000000">
      <w:pPr>
        <w:tabs>
          <w:tab w:val="left" w:pos="5460"/>
        </w:tabs>
        <w:jc w:val="left"/>
        <w:rPr>
          <w:b/>
          <w:sz w:val="24"/>
        </w:rPr>
      </w:pPr>
      <w:r>
        <w:rPr>
          <w:b/>
          <w:sz w:val="24"/>
        </w:rPr>
        <w:tab/>
      </w:r>
    </w:p>
    <w:p w:rsidR="006A5B3A" w:rsidRDefault="006A5B3A">
      <w:pPr>
        <w:jc w:val="center"/>
        <w:rPr>
          <w:b/>
          <w:sz w:val="24"/>
        </w:rPr>
      </w:pPr>
    </w:p>
    <w:p w:rsidR="006A5B3A" w:rsidRPr="002D3C28" w:rsidRDefault="00000000">
      <w:pPr>
        <w:jc w:val="center"/>
        <w:rPr>
          <w:rFonts w:ascii="Songti TC" w:eastAsia="Songti TC" w:hAnsi="Songti TC"/>
          <w:b/>
          <w:sz w:val="72"/>
          <w:szCs w:val="72"/>
        </w:rPr>
      </w:pPr>
      <w:r w:rsidRPr="002D3C28">
        <w:rPr>
          <w:rFonts w:ascii="Songti TC" w:eastAsia="Songti TC" w:hAnsi="Songti TC" w:hint="eastAsia"/>
          <w:b/>
          <w:sz w:val="72"/>
          <w:szCs w:val="72"/>
        </w:rPr>
        <w:t>实 验 指 导 书</w:t>
      </w:r>
    </w:p>
    <w:p w:rsidR="006A5B3A" w:rsidRDefault="006A5B3A">
      <w:pPr>
        <w:jc w:val="center"/>
        <w:rPr>
          <w:color w:val="006600"/>
        </w:rPr>
      </w:pPr>
    </w:p>
    <w:p w:rsidR="006A5B3A" w:rsidRDefault="006A5B3A">
      <w:pPr>
        <w:spacing w:line="480" w:lineRule="auto"/>
        <w:jc w:val="center"/>
        <w:rPr>
          <w:color w:val="006600"/>
          <w:sz w:val="22"/>
          <w:szCs w:val="21"/>
        </w:rPr>
      </w:pPr>
    </w:p>
    <w:p w:rsidR="006A5B3A" w:rsidRDefault="006A5B3A">
      <w:pPr>
        <w:spacing w:line="480" w:lineRule="auto"/>
        <w:jc w:val="center"/>
        <w:rPr>
          <w:color w:val="006600"/>
          <w:sz w:val="22"/>
          <w:szCs w:val="21"/>
        </w:rPr>
      </w:pPr>
    </w:p>
    <w:p w:rsidR="006A5B3A" w:rsidRDefault="006A5B3A">
      <w:pPr>
        <w:spacing w:line="480" w:lineRule="auto"/>
        <w:jc w:val="center"/>
        <w:rPr>
          <w:color w:val="006600"/>
          <w:sz w:val="22"/>
          <w:szCs w:val="21"/>
        </w:rPr>
      </w:pPr>
    </w:p>
    <w:p w:rsidR="006A5B3A" w:rsidRDefault="006A5B3A">
      <w:pPr>
        <w:spacing w:line="480" w:lineRule="auto"/>
        <w:jc w:val="center"/>
        <w:rPr>
          <w:color w:val="006600"/>
          <w:sz w:val="22"/>
          <w:szCs w:val="21"/>
        </w:rPr>
      </w:pPr>
    </w:p>
    <w:p w:rsidR="00A25AFE" w:rsidRDefault="00A25AFE">
      <w:pPr>
        <w:spacing w:line="480" w:lineRule="auto"/>
        <w:ind w:firstLineChars="300" w:firstLine="960"/>
        <w:rPr>
          <w:color w:val="000000"/>
          <w:sz w:val="32"/>
          <w:szCs w:val="32"/>
          <w:u w:val="single"/>
        </w:rPr>
      </w:pPr>
      <w:r>
        <w:rPr>
          <w:rFonts w:hint="eastAsia"/>
          <w:color w:val="000000"/>
          <w:sz w:val="32"/>
          <w:szCs w:val="32"/>
        </w:rPr>
        <w:t>课程代码：</w:t>
      </w:r>
      <w:r>
        <w:rPr>
          <w:rFonts w:hint="eastAsia"/>
          <w:color w:val="000000"/>
          <w:sz w:val="32"/>
          <w:szCs w:val="32"/>
          <w:u w:val="single"/>
        </w:rPr>
        <w:t xml:space="preserve">CNFU002572</w:t>
      </w:r>
    </w:p>
    <w:p w:rsidR="00A25AFE" w:rsidRDefault="00A25AFE">
      <w:pPr>
        <w:spacing w:line="480" w:lineRule="auto"/>
        <w:ind w:firstLineChars="300" w:firstLine="960"/>
        <w:rPr>
          <w:color w:val="000000"/>
          <w:sz w:val="32"/>
          <w:szCs w:val="32"/>
          <w:u w:val="single"/>
        </w:rPr>
      </w:pPr>
      <w:r>
        <w:rPr>
          <w:rFonts w:hint="eastAsia"/>
          <w:color w:val="000000"/>
          <w:sz w:val="32"/>
          <w:szCs w:val="32"/>
        </w:rPr>
        <w:t>课程名称：</w:t>
      </w:r>
      <w:r>
        <w:rPr>
          <w:rFonts w:hint="eastAsia"/>
          <w:color w:val="000000"/>
          <w:sz w:val="32"/>
          <w:szCs w:val="32"/>
          <w:u w:val="single"/>
        </w:rPr>
        <w:t xml:space="preserve">交互产品开发</w:t>
      </w:r>
    </w:p>
    <w:p w:rsidR="00A25AFE" w:rsidRDefault="00A25AFE">
      <w:pPr>
        <w:spacing w:line="480" w:lineRule="auto"/>
        <w:ind w:firstLineChars="300" w:firstLine="960"/>
        <w:rPr>
          <w:color w:val="000000"/>
          <w:sz w:val="32"/>
          <w:szCs w:val="32"/>
          <w:u w:val="single"/>
        </w:rPr>
      </w:pPr>
      <w:r>
        <w:rPr>
          <w:rFonts w:hint="eastAsia"/>
          <w:color w:val="000000"/>
          <w:sz w:val="32"/>
          <w:szCs w:val="32"/>
        </w:rPr>
        <w:t>适用年级：</w:t>
      </w:r>
      <w:r>
        <w:rPr>
          <w:rFonts w:hint="eastAsia"/>
          <w:color w:val="000000"/>
          <w:sz w:val="32"/>
          <w:szCs w:val="32"/>
          <w:u w:val="single"/>
        </w:rPr>
        <w:t xml:space="preserve">2023级</w:t>
      </w:r>
    </w:p>
    <w:p w:rsidR="00A25AFE" w:rsidRDefault="00A25AFE">
      <w:pPr>
        <w:spacing w:line="480" w:lineRule="auto"/>
        <w:ind w:firstLineChars="300" w:firstLine="960"/>
        <w:rPr>
          <w:color w:val="000000"/>
          <w:sz w:val="32"/>
          <w:szCs w:val="32"/>
          <w:u w:val="single"/>
        </w:rPr>
      </w:pPr>
      <w:bookmarkStart w:id="4" w:name="OLE_LINK4"/>
      <w:r>
        <w:rPr>
          <w:rFonts w:hint="eastAsia"/>
          <w:color w:val="000000"/>
          <w:sz w:val="32"/>
          <w:szCs w:val="32"/>
        </w:rPr>
        <w:t>适用专业</w:t>
      </w:r>
      <w:bookmarkEnd w:id="4"/>
      <w:r>
        <w:rPr>
          <w:rFonts w:hint="eastAsia"/>
          <w:color w:val="000000"/>
          <w:sz w:val="32"/>
          <w:szCs w:val="32"/>
        </w:rPr>
        <w:t>：</w:t>
      </w:r>
      <w:r>
        <w:rPr>
          <w:rFonts w:hint="eastAsia"/>
          <w:color w:val="000000"/>
          <w:sz w:val="32"/>
          <w:szCs w:val="32"/>
          <w:u w:val="single"/>
        </w:rPr>
        <w:t xml:space="preserve">数字媒体艺术</w:t>
      </w:r>
    </w:p>
    <w:p w:rsidR="006A5B3A" w:rsidDel="003C6053" w:rsidRDefault="006A5B3A">
      <w:pPr>
        <w:spacing w:line="480" w:lineRule="auto"/>
        <w:ind w:firstLineChars="567" w:firstLine="1814"/>
        <w:rPr>
          <w:del w:id="6" w:author="林昕" w:date="2026-05-21T18:06:00Z" w16du:dateUtc="2026-05-21T10:06:00Z"/>
          <w:color w:val="000000"/>
          <w:sz w:val="32"/>
          <w:szCs w:val="32"/>
          <w:u w:val="single"/>
        </w:rPr>
      </w:pPr>
    </w:p>
    <w:p w:rsidR="006A5B3A" w:rsidRDefault="006A5B3A">
      <w:pPr>
        <w:rPr>
          <w:rFonts w:ascii="SimSun" w:hAnsi="SimSun" w:hint="eastAsia"/>
          <w:color w:val="000000"/>
          <w:sz w:val="32"/>
          <w:szCs w:val="32"/>
        </w:rPr>
      </w:pPr>
    </w:p>
    <w:p w:rsidR="006A5B3A" w:rsidRDefault="006A5B3A">
      <w:pPr>
        <w:ind w:firstLine="480"/>
      </w:pPr>
    </w:p>
    <w:p w:rsidR="006A5B3A" w:rsidRDefault="00000000">
      <w:pPr>
        <w:jc w:val="center"/>
        <w:rPr>
          <w:rFonts w:ascii="SimHei" w:eastAsia="SimHei" w:hAnsi="SimHei"/>
          <w:sz w:val="30"/>
          <w:szCs w:val="30"/>
        </w:rPr>
      </w:pPr>
      <w:r>
        <w:rPr>
          <w:rFonts w:ascii="SimHei" w:eastAsia="SimHei" w:hAnsi="SimHei" w:hint="eastAsia"/>
          <w:sz w:val="30"/>
          <w:szCs w:val="30"/>
        </w:rPr>
        <w:t>设计学院</w:t>
      </w:r>
    </w:p>
    <w:p w:rsidR="003C6053" w:rsidRDefault="00105B28">
      <w:pPr>
        <w:jc w:val="center"/>
        <w:rPr>
          <w:ins w:id="7" w:author="林昕" w:date="2026-05-21T18:06:00Z" w16du:dateUtc="2026-05-21T10:06:00Z"/>
          <w:rFonts w:ascii="SimHei" w:eastAsia="SimHei" w:hAnsi="SimHei"/>
          <w:sz w:val="30"/>
          <w:szCs w:val="30"/>
        </w:rPr>
      </w:pPr>
      <w:r w:rsidRPr="00105B28">
        <w:rPr>
          <w:rFonts w:ascii="SimHei" w:eastAsia="SimHei" w:hAnsi="SimHei" w:hint="eastAsia"/>
          <w:sz w:val="30"/>
          <w:szCs w:val="30"/>
        </w:rPr>
        <w:t>二零二六年三月一日</w:t>
      </w:r>
    </w:p>
    <w:p w:rsidR="003C6053" w:rsidRDefault="003C6053" w:rsidP="003C6053">
      <w:pPr>
        <w:widowControl/>
        <w:jc w:val="left"/>
        <w:rPr>
          <w:ins w:id="8" w:author="林昕" w:date="2026-05-21T18:06:00Z" w16du:dateUtc="2026-05-21T10:06:00Z"/>
          <w:rFonts w:ascii="SimHei" w:eastAsia="SimHei" w:hAnsi="SimHei" w:hint="eastAsia"/>
          <w:sz w:val="30"/>
          <w:szCs w:val="30"/>
        </w:rPr>
        <w:pPrChange w:id="9" w:author="林昕" w:date="2026-05-21T18:06:00Z" w16du:dateUtc="2026-05-21T10:06:00Z">
          <w:pPr>
            <w:jc w:val="center"/>
          </w:pPr>
        </w:pPrChange>
      </w:pPr>
      <w:ins w:id="10" w:author="林昕" w:date="2026-05-21T18:06:00Z" w16du:dateUtc="2026-05-21T10:06:00Z">
        <w:r>
          <w:rPr>
            <w:rFonts w:ascii="SimHei" w:eastAsia="SimHei" w:hAnsi="SimHei"/>
            <w:sz w:val="30"/>
            <w:szCs w:val="30"/>
          </w:rPr>
          <w:br w:type="page"/>
        </w:r>
      </w:ins>
    </w:p>
    <w:p w:rsidR="006A5B3A" w:rsidDel="003C6053" w:rsidRDefault="006A5B3A">
      <w:pPr>
        <w:jc w:val="center"/>
        <w:rPr>
          <w:del w:id="11" w:author="林昕" w:date="2026-05-21T18:06:00Z" w16du:dateUtc="2026-05-21T10:06:00Z"/>
          <w:rFonts w:ascii="SimHei" w:eastAsia="SimHei" w:hAnsi="SimHei"/>
          <w:sz w:val="30"/>
          <w:szCs w:val="30"/>
        </w:rPr>
        <w:sectPr w:rsidR="006A5B3A" w:rsidDel="003C6053">
          <w:footerReference w:type="default" r:id="rId13"/>
          <w:pgSz w:w="11906" w:h="16838"/>
          <w:pgMar w:top="1440" w:right="1800" w:bottom="1440" w:left="1800" w:header="851" w:footer="992" w:gutter="0"/>
          <w:cols w:space="425"/>
          <w:docGrid w:type="lines" w:linePitch="312"/>
        </w:sectPr>
      </w:pPr>
    </w:p>
    <w:p w:rsidR="006A5B3A" w:rsidRPr="002D3C28" w:rsidRDefault="00000000">
      <w:pPr>
        <w:jc w:val="center"/>
        <w:rPr>
          <w:rFonts w:ascii="Songti SC" w:eastAsia="Songti SC" w:hAnsi="Songti SC"/>
          <w:b/>
          <w:sz w:val="44"/>
          <w:szCs w:val="30"/>
        </w:rPr>
      </w:pPr>
      <w:r w:rsidRPr="002D3C28">
        <w:rPr>
          <w:rFonts w:ascii="Songti SC" w:eastAsia="Songti SC" w:hAnsi="Songti SC" w:hint="eastAsia"/>
          <w:b/>
          <w:sz w:val="44"/>
          <w:szCs w:val="30"/>
        </w:rPr>
        <w:t>目  录</w:t>
      </w:r>
    </w:p>
    <w:sdt>
      <w:sdtPr>
        <w:rPr>
          <w:lang w:val="zh-CN"/>
        </w:rPr>
        <w:id w:val="-759445293"/>
        <w:docPartObj>
          <w:docPartGallery w:val="Table of Contents"/>
          <w:docPartUnique/>
        </w:docPartObj>
      </w:sdtPr>
      <w:sdtEndPr>
        <w:rPr>
          <w:rFonts w:eastAsia="FangSong"/>
          <w:bCs/>
          <w:sz w:val="28"/>
        </w:rPr>
      </w:sdtEndPr>
      <w:sdtContent>
        <w:p w:rsidR="006A5B3A" w:rsidRDefault="00000000">
          <w:pPr>
            <w:pStyle w:val="TOC1"/>
            <w:tabs>
              <w:tab w:val="right" w:leader="dot" w:pos="8296"/>
            </w:tabs>
            <w:rPr>
              <w:rFonts w:asciiTheme="minorHAnsi" w:eastAsia="FangSong" w:hAnsiTheme="minorHAnsi" w:cstheme="minorBidi"/>
              <w:noProof/>
              <w:sz w:val="28"/>
              <w:szCs w:val="24"/>
              <w14:ligatures w14:val="standardContextual"/>
            </w:rPr>
          </w:pPr>
          <w:r>
            <w:rPr>
              <w:rFonts w:eastAsia="FangSong"/>
              <w:color w:val="000000" w:themeColor="text1"/>
              <w:sz w:val="28"/>
            </w:rPr>
            <w:fldChar w:fldCharType="begin"/>
          </w:r>
          <w:r>
            <w:rPr>
              <w:rFonts w:eastAsia="FangSong"/>
              <w:color w:val="000000" w:themeColor="text1"/>
              <w:sz w:val="28"/>
            </w:rPr>
            <w:instrText xml:space="preserve"> TOC \o "1-3" \h \z \u </w:instrText>
          </w:r>
          <w:r>
            <w:rPr>
              <w:rFonts w:eastAsia="FangSong"/>
              <w:color w:val="000000" w:themeColor="text1"/>
              <w:sz w:val="28"/>
            </w:rPr>
            <w:fldChar w:fldCharType="separate"/>
          </w:r>
          <w:hyperlink w:anchor="_Toc200927373" w:history="1">
            <w:r w:rsidR="006A5B3A">
              <w:rPr>
                <w:rStyle w:val="Hyperlink"/>
                <w:rFonts w:eastAsia="FangSong" w:hint="eastAsia"/>
                <w:noProof/>
                <w:sz w:val="28"/>
              </w:rPr>
              <w:t>广州南方学院课程实验项目一览表</w:t>
            </w:r>
            <w:r w:rsidR="006A5B3A">
              <w:rPr>
                <w:rFonts w:eastAsia="FangSong" w:hint="eastAsia"/>
                <w:noProof/>
                <w:sz w:val="28"/>
              </w:rPr>
              <w:tab/>
            </w:r>
            <w:r w:rsidR="006A5B3A">
              <w:rPr>
                <w:rFonts w:eastAsia="FangSong" w:hint="eastAsia"/>
                <w:noProof/>
                <w:sz w:val="28"/>
              </w:rPr>
              <w:fldChar w:fldCharType="begin"/>
            </w:r>
            <w:r w:rsidR="006A5B3A">
              <w:rPr>
                <w:rFonts w:eastAsia="FangSong"/>
                <w:noProof/>
                <w:sz w:val="28"/>
              </w:rPr>
              <w:instrText>PAGEREF _Toc200927373 \h</w:instrText>
            </w:r>
            <w:r w:rsidR="006A5B3A">
              <w:rPr>
                <w:rFonts w:eastAsia="FangSong" w:hint="eastAsia"/>
                <w:noProof/>
                <w:sz w:val="28"/>
              </w:rPr>
            </w:r>
            <w:r w:rsidR="006A5B3A">
              <w:rPr>
                <w:rFonts w:eastAsia="FangSong" w:hint="eastAsia"/>
                <w:noProof/>
                <w:sz w:val="28"/>
              </w:rPr>
              <w:fldChar w:fldCharType="separate"/>
            </w:r>
            <w:r w:rsidR="00C71E96">
              <w:rPr>
                <w:rFonts w:eastAsia="FangSong"/>
                <w:noProof/>
                <w:sz w:val="28"/>
              </w:rPr>
              <w:t>2</w:t>
            </w:r>
            <w:r w:rsidR="006A5B3A">
              <w:rPr>
                <w:rFonts w:eastAsia="FangSong" w:hint="eastAsia"/>
                <w:noProof/>
                <w:sz w:val="28"/>
              </w:rPr>
              <w:fldChar w:fldCharType="end"/>
            </w:r>
          </w:hyperlink>
        </w:p>
        <w:p w:rsidR="006A5B3A" w:rsidRDefault="006A5B3A">
          <w:pPr>
            <w:pStyle w:val="TOC1"/>
            <w:tabs>
              <w:tab w:val="right" w:leader="dot" w:pos="8296"/>
            </w:tabs>
            <w:rPr>
              <w:rFonts w:asciiTheme="minorHAnsi" w:eastAsia="FangSong" w:hAnsiTheme="minorHAnsi" w:cstheme="minorBidi"/>
              <w:noProof/>
              <w:sz w:val="28"/>
              <w:szCs w:val="24"/>
              <w14:ligatures w14:val="standardContextual"/>
            </w:rPr>
          </w:pPr>
          <w:hyperlink w:anchor="_Toc200927374" w:history="1">
            <w:r>
              <w:rPr>
                <w:rStyle w:val="Hyperlink"/>
                <w:rFonts w:eastAsia="FangSong" w:hint="eastAsia"/>
                <w:noProof/>
                <w:sz w:val="28"/>
              </w:rPr>
              <w:t>实验一</w:t>
            </w:r>
            <w:r>
              <w:rPr>
                <w:rStyle w:val="Hyperlink"/>
                <w:rFonts w:eastAsia="FangSong" w:hint="eastAsia"/>
                <w:noProof/>
                <w:sz w:val="28"/>
              </w:rPr>
              <w:t xml:space="preserve">  </w:t>
            </w:r>
            <w:r w:rsidR="00C71E96">
              <w:rPr>
                <w:rStyle w:val="Hyperlink"/>
                <w:rFonts w:eastAsia="FangSong" w:hint="eastAsia"/>
                <w:noProof/>
                <w:sz w:val="28"/>
              </w:rPr>
              <w:t xml:space="preserve">JTBD 深度访谈 AI 陪练</w:t>
            </w:r>
            <w:r>
              <w:rPr>
                <w:rFonts w:eastAsia="FangSong" w:hint="eastAsia"/>
                <w:noProof/>
                <w:sz w:val="28"/>
              </w:rPr>
              <w:tab/>
            </w:r>
            <w:r>
              <w:rPr>
                <w:rFonts w:eastAsia="FangSong" w:hint="eastAsia"/>
                <w:noProof/>
                <w:sz w:val="28"/>
              </w:rPr>
              <w:fldChar w:fldCharType="begin"/>
            </w:r>
            <w:r>
              <w:rPr>
                <w:rFonts w:eastAsia="FangSong"/>
                <w:noProof/>
                <w:sz w:val="28"/>
              </w:rPr>
              <w:instrText>PAGEREF _Toc200927374 \h</w:instrText>
            </w:r>
            <w:r>
              <w:rPr>
                <w:rFonts w:eastAsia="FangSong" w:hint="eastAsia"/>
                <w:noProof/>
                <w:sz w:val="28"/>
              </w:rPr>
            </w:r>
            <w:r>
              <w:rPr>
                <w:rFonts w:eastAsia="FangSong" w:hint="eastAsia"/>
                <w:noProof/>
                <w:sz w:val="28"/>
              </w:rPr>
              <w:fldChar w:fldCharType="separate"/>
            </w:r>
            <w:r w:rsidR="00C71E96">
              <w:rPr>
                <w:rFonts w:eastAsia="FangSong"/>
                <w:noProof/>
                <w:sz w:val="28"/>
              </w:rPr>
              <w:t>3</w:t>
            </w:r>
            <w:r>
              <w:rPr>
                <w:rFonts w:eastAsia="FangSong" w:hint="eastAsia"/>
                <w:noProof/>
                <w:sz w:val="28"/>
              </w:rPr>
              <w:fldChar w:fldCharType="end"/>
            </w:r>
          </w:hyperlink>
        </w:p>
        <w:p w:rsidR="006A5B3A" w:rsidRDefault="006A5B3A">
          <w:pPr>
            <w:pStyle w:val="TOC1"/>
            <w:tabs>
              <w:tab w:val="right" w:leader="dot" w:pos="8296"/>
            </w:tabs>
            <w:rPr>
              <w:rFonts w:asciiTheme="minorHAnsi" w:eastAsia="FangSong" w:hAnsiTheme="minorHAnsi" w:cstheme="minorBidi"/>
              <w:noProof/>
              <w:sz w:val="28"/>
              <w:szCs w:val="24"/>
              <w14:ligatures w14:val="standardContextual"/>
            </w:rPr>
          </w:pPr>
          <w:hyperlink w:anchor="_Toc200927375" w:history="1">
            <w:r>
              <w:rPr>
                <w:rStyle w:val="Hyperlink"/>
                <w:rFonts w:eastAsia="FangSong" w:hint="eastAsia"/>
                <w:noProof/>
                <w:sz w:val="28"/>
              </w:rPr>
              <w:t>实验二</w:t>
            </w:r>
            <w:r>
              <w:rPr>
                <w:rStyle w:val="Hyperlink"/>
                <w:rFonts w:eastAsia="FangSong" w:hint="eastAsia"/>
                <w:noProof/>
                <w:sz w:val="28"/>
              </w:rPr>
              <w:t xml:space="preserve">  </w:t>
            </w:r>
            <w:r w:rsidR="00C71E96">
              <w:rPr>
                <w:rStyle w:val="Hyperlink"/>
                <w:rFonts w:eastAsia="FangSong" w:hint="eastAsia"/>
                <w:noProof/>
                <w:sz w:val="28"/>
              </w:rPr>
              <w:t xml:space="preserve">Proto-Persona 用户画像制作</w:t>
            </w:r>
            <w:r w:rsidR="00C71E96">
              <w:rPr>
                <w:rFonts w:eastAsia="FangSong" w:hint="eastAsia"/>
                <w:noProof/>
                <w:sz w:val="28"/>
              </w:rPr>
              <w:tab/>
            </w:r>
            <w:r>
              <w:rPr>
                <w:rFonts w:eastAsia="FangSong" w:hint="eastAsia"/>
                <w:noProof/>
                <w:sz w:val="28"/>
              </w:rPr>
              <w:fldChar w:fldCharType="begin"/>
            </w:r>
            <w:r>
              <w:rPr>
                <w:rFonts w:eastAsia="FangSong"/>
                <w:noProof/>
                <w:sz w:val="28"/>
              </w:rPr>
              <w:instrText>PAGEREF _Toc200927375 \h</w:instrText>
            </w:r>
            <w:r>
              <w:rPr>
                <w:rFonts w:eastAsia="FangSong" w:hint="eastAsia"/>
                <w:noProof/>
                <w:sz w:val="28"/>
              </w:rPr>
            </w:r>
            <w:r>
              <w:rPr>
                <w:rFonts w:eastAsia="FangSong" w:hint="eastAsia"/>
                <w:noProof/>
                <w:sz w:val="28"/>
              </w:rPr>
              <w:fldChar w:fldCharType="separate"/>
            </w:r>
            <w:r w:rsidR="00C71E96">
              <w:rPr>
                <w:rFonts w:eastAsia="FangSong"/>
                <w:noProof/>
                <w:sz w:val="28"/>
              </w:rPr>
              <w:t>3</w:t>
            </w:r>
            <w:r>
              <w:rPr>
                <w:rFonts w:eastAsia="FangSong" w:hint="eastAsia"/>
                <w:noProof/>
                <w:sz w:val="28"/>
              </w:rPr>
              <w:fldChar w:fldCharType="end"/>
            </w:r>
          </w:hyperlink>
        </w:p>
        <w:p w:rsidR="006A5B3A" w:rsidRDefault="006A5B3A">
          <w:pPr>
            <w:pStyle w:val="TOC1"/>
            <w:tabs>
              <w:tab w:val="right" w:leader="dot" w:pos="8296"/>
            </w:tabs>
            <w:rPr>
              <w:rFonts w:eastAsia="FangSong"/>
              <w:noProof/>
            </w:rPr>
          </w:pPr>
          <w:hyperlink w:anchor="_Toc200927376" w:history="1">
            <w:r>
              <w:rPr>
                <w:rStyle w:val="Hyperlink"/>
                <w:rFonts w:eastAsia="FangSong" w:hint="eastAsia"/>
                <w:noProof/>
                <w:sz w:val="28"/>
              </w:rPr>
              <w:t>实验三</w:t>
            </w:r>
            <w:r>
              <w:rPr>
                <w:rStyle w:val="Hyperlink"/>
                <w:rFonts w:eastAsia="FangSong" w:hint="eastAsia"/>
                <w:noProof/>
                <w:sz w:val="28"/>
              </w:rPr>
              <w:t xml:space="preserve">  状态机映射与视觉体系 (States &amp; System)</w:t>
            </w:r>
            <w:r>
              <w:rPr>
                <w:rFonts w:eastAsia="FangSong" w:hint="eastAsia"/>
                <w:noProof/>
                <w:sz w:val="28"/>
              </w:rPr>
              <w:tab/>
            </w:r>
            <w:r>
              <w:rPr>
                <w:rFonts w:eastAsia="FangSong" w:hint="eastAsia"/>
                <w:noProof/>
                <w:sz w:val="28"/>
              </w:rPr>
              <w:fldChar w:fldCharType="begin"/>
            </w:r>
            <w:r>
              <w:rPr>
                <w:rFonts w:eastAsia="FangSong"/>
                <w:noProof/>
                <w:sz w:val="28"/>
              </w:rPr>
              <w:instrText>PAGEREF _Toc200927376 \h</w:instrText>
            </w:r>
            <w:r>
              <w:rPr>
                <w:rFonts w:eastAsia="FangSong" w:hint="eastAsia"/>
                <w:noProof/>
                <w:sz w:val="28"/>
              </w:rPr>
            </w:r>
            <w:r>
              <w:rPr>
                <w:rFonts w:eastAsia="FangSong" w:hint="eastAsia"/>
                <w:noProof/>
                <w:sz w:val="28"/>
              </w:rPr>
              <w:fldChar w:fldCharType="separate"/>
            </w:r>
            <w:r w:rsidR="00C71E96">
              <w:rPr>
                <w:rFonts w:eastAsia="FangSong"/>
                <w:noProof/>
                <w:sz w:val="28"/>
              </w:rPr>
              <w:t>3</w:t>
            </w:r>
            <w:r>
              <w:rPr>
                <w:rFonts w:eastAsia="FangSong" w:hint="eastAsia"/>
                <w:noProof/>
                <w:sz w:val="28"/>
              </w:rPr>
              <w:fldChar w:fldCharType="end"/>
            </w:r>
          </w:hyperlink>
        </w:p>
        <w:p w:rsidR="006A5B3A" w:rsidRDefault="006A5B3A">
          <w:pPr>
            <w:pStyle w:val="TOC1"/>
            <w:tabs>
              <w:tab w:val="right" w:leader="dot" w:pos="8296"/>
            </w:tabs>
            <w:rPr>
              <w:rFonts w:eastAsia="FangSong"/>
              <w:noProof/>
            </w:rPr>
          </w:pPr>
          <w:hyperlink w:anchor="_Toc200927379" w:history="1">
            <w:r>
              <w:rPr>
                <w:rStyle w:val="Hyperlink"/>
                <w:rFonts w:eastAsia="FangSong" w:hint="eastAsia"/>
                <w:noProof/>
                <w:sz w:val="28"/>
              </w:rPr>
              <w:t>综合项目</w:t>
            </w:r>
            <w:r>
              <w:rPr>
                <w:rStyle w:val="Hyperlink"/>
                <w:rFonts w:eastAsia="FangSong" w:hint="eastAsia"/>
                <w:noProof/>
                <w:sz w:val="28"/>
              </w:rPr>
              <w:t xml:space="preserve"> AI 原型与创意动效生成 (AI Prototyping)</w:t>
            </w:r>
            <w:r>
              <w:rPr>
                <w:rFonts w:eastAsia="FangSong" w:hint="eastAsia"/>
                <w:noProof/>
                <w:sz w:val="28"/>
              </w:rPr>
              <w:tab/>
            </w:r>
            <w:r>
              <w:rPr>
                <w:rFonts w:eastAsia="FangSong" w:hint="eastAsia"/>
                <w:noProof/>
                <w:sz w:val="28"/>
              </w:rPr>
              <w:fldChar w:fldCharType="begin"/>
            </w:r>
            <w:r>
              <w:rPr>
                <w:rFonts w:eastAsia="FangSong"/>
                <w:noProof/>
                <w:sz w:val="28"/>
              </w:rPr>
              <w:instrText>PAGEREF _Toc200927379 \h</w:instrText>
            </w:r>
            <w:r>
              <w:rPr>
                <w:rFonts w:eastAsia="FangSong" w:hint="eastAsia"/>
                <w:noProof/>
                <w:sz w:val="28"/>
              </w:rPr>
            </w:r>
            <w:r>
              <w:rPr>
                <w:rFonts w:eastAsia="FangSong" w:hint="eastAsia"/>
                <w:noProof/>
                <w:sz w:val="28"/>
              </w:rPr>
              <w:fldChar w:fldCharType="separate"/>
            </w:r>
            <w:r w:rsidR="00C71E96">
              <w:rPr>
                <w:rFonts w:eastAsia="FangSong"/>
                <w:noProof/>
                <w:sz w:val="28"/>
              </w:rPr>
              <w:t>3</w:t>
            </w:r>
            <w:r>
              <w:rPr>
                <w:rFonts w:eastAsia="FangSong" w:hint="eastAsia"/>
                <w:noProof/>
                <w:sz w:val="28"/>
              </w:rPr>
              <w:fldChar w:fldCharType="end"/>
            </w:r>
          </w:hyperlink>
        </w:p>
        <w:p w:rsidR="006A5B3A" w:rsidRDefault="00000000">
          <w:pPr>
            <w:rPr>
              <w:rFonts w:eastAsia="FangSong"/>
              <w:sz w:val="28"/>
            </w:rPr>
          </w:pPr>
          <w:r>
            <w:rPr>
              <w:rFonts w:eastAsia="FangSong"/>
              <w:bCs/>
              <w:color w:val="000000" w:themeColor="text1"/>
              <w:sz w:val="28"/>
              <w:lang w:val="zh-CN"/>
            </w:rPr>
            <w:fldChar w:fldCharType="end"/>
          </w:r>
        </w:p>
      </w:sdtContent>
    </w:sdt>
    <w:p w:rsidR="006A5B3A" w:rsidRDefault="006A5B3A">
      <w:pPr>
        <w:jc w:val="center"/>
        <w:rPr>
          <w:rFonts w:ascii="SimHei" w:eastAsia="SimHei" w:hAnsi="SimHei"/>
          <w:sz w:val="30"/>
          <w:szCs w:val="30"/>
        </w:rPr>
      </w:pPr>
    </w:p>
    <w:p w:rsidR="006A5B3A" w:rsidRDefault="006A5B3A">
      <w:pPr>
        <w:jc w:val="center"/>
        <w:rPr>
          <w:rFonts w:ascii="SimHei" w:eastAsia="SimHei" w:hAnsi="SimHei"/>
          <w:sz w:val="30"/>
          <w:szCs w:val="30"/>
        </w:rPr>
      </w:pPr>
    </w:p>
    <w:p w:rsidR="006A5B3A" w:rsidRDefault="006A5B3A">
      <w:pPr>
        <w:jc w:val="center"/>
        <w:rPr>
          <w:rFonts w:ascii="SimHei" w:eastAsia="SimHei" w:hAnsi="SimHei"/>
          <w:sz w:val="30"/>
          <w:szCs w:val="30"/>
        </w:rPr>
        <w:sectPr w:rsidR="006A5B3A">
          <w:footerReference w:type="default" r:id="rId14"/>
          <w:pgSz w:w="11906" w:h="16838"/>
          <w:pgMar w:top="1440" w:right="1800" w:bottom="1440" w:left="1800" w:header="851" w:footer="992" w:gutter="0"/>
          <w:pgNumType w:fmt="upperRoman" w:start="1"/>
          <w:cols w:space="425"/>
          <w:docGrid w:type="lines" w:linePitch="312"/>
        </w:sectPr>
      </w:pPr>
    </w:p>
    <w:p w:rsidR="006A5B3A" w:rsidRDefault="00000000">
      <w:pPr>
        <w:spacing w:line="560" w:lineRule="exact"/>
        <w:jc w:val="center"/>
        <w:outlineLvl w:val="0"/>
        <w:rPr>
          <w:rFonts w:eastAsia="方正小标宋简体"/>
          <w:sz w:val="44"/>
        </w:rPr>
      </w:pPr>
      <w:bookmarkStart w:id="14" w:name="_Toc200927373"/>
      <w:r>
        <w:rPr>
          <w:rFonts w:eastAsia="方正小标宋简体" w:hint="eastAsia"/>
          <w:sz w:val="44"/>
        </w:rPr>
        <w:lastRenderedPageBreak/>
        <w:t>广州南方学院课程实验项目一览表</w:t>
      </w:r>
      <w:bookmarkEnd w:id="14"/>
    </w:p>
    <w:p w:rsidR="006A5B3A" w:rsidRDefault="006A5B3A">
      <w:pPr>
        <w:tabs>
          <w:tab w:val="left" w:pos="7938"/>
        </w:tabs>
        <w:spacing w:line="560" w:lineRule="exact"/>
        <w:rPr>
          <w:rFonts w:eastAsia="FangSong"/>
        </w:rPr>
      </w:pPr>
    </w:p>
    <w:p w:rsidR="006A5B3A" w:rsidRDefault="00000000">
      <w:pPr>
        <w:tabs>
          <w:tab w:val="left" w:pos="7938"/>
        </w:tabs>
        <w:spacing w:line="560" w:lineRule="exact"/>
        <w:rPr>
          <w:rFonts w:eastAsia="FangSong"/>
        </w:rPr>
      </w:pPr>
      <w:r>
        <w:rPr>
          <w:rFonts w:eastAsia="FangSong" w:hint="eastAsia"/>
        </w:rPr>
        <w:t>课程代码：</w:t>
      </w:r>
      <w:r>
        <w:rPr>
          <w:rFonts w:eastAsia="FangSong" w:hint="eastAsia"/>
        </w:rPr>
        <w:t xml:space="preserve">CNFU002572</w:t>
      </w:r>
      <w:r>
        <w:rPr>
          <w:rFonts w:eastAsia="FangSong" w:hint="eastAsia"/>
        </w:rPr>
        <w:t xml:space="preserve">                        </w:t>
      </w:r>
      <w:bookmarkStart w:id="18" w:name="OLE_LINK5"/>
      <w:r>
        <w:rPr>
          <w:rFonts w:eastAsia="FangSong" w:hint="eastAsia"/>
        </w:rPr>
        <w:t>课程名称</w:t>
      </w:r>
      <w:bookmarkEnd w:id="18"/>
      <w:r>
        <w:rPr>
          <w:rFonts w:eastAsia="FangSong" w:hint="eastAsia"/>
        </w:rPr>
        <w:t>：</w:t>
      </w:r>
      <w:r>
        <w:rPr>
          <w:rFonts w:eastAsia="FangSong" w:hint="eastAsia"/>
        </w:rPr>
        <w:t xml:space="preserve">交互产品开发</w:t>
      </w:r>
    </w:p>
    <w:p w:rsidR="006A5B3A" w:rsidRDefault="00000000">
      <w:pPr>
        <w:tabs>
          <w:tab w:val="left" w:pos="7938"/>
        </w:tabs>
        <w:spacing w:line="560" w:lineRule="exact"/>
        <w:rPr>
          <w:rFonts w:eastAsia="FangSong"/>
        </w:rPr>
      </w:pPr>
      <w:r>
        <w:rPr>
          <w:rFonts w:eastAsia="FangSong" w:hint="eastAsia"/>
        </w:rPr>
        <w:t>开课形式：线下</w:t>
      </w:r>
    </w:p>
    <w:tbl>
      <w:tblPr>
        <w:tblStyle w:val="TableGrid"/>
        <w:tblW w:w="8642" w:type="dxa"/>
        <w:tblLook w:val="04A0" w:firstRow="1" w:lastRow="0" w:firstColumn="1" w:lastColumn="0" w:noHBand="0" w:noVBand="1"/>
      </w:tblPr>
      <w:tblGrid>
        <w:gridCol w:w="489"/>
        <w:gridCol w:w="2094"/>
        <w:gridCol w:w="2093"/>
        <w:gridCol w:w="488"/>
        <w:gridCol w:w="2093"/>
        <w:gridCol w:w="2093"/>
      </w:tblGrid>
      <w:tr w:rsidR="006A5B3A">
        <w:tc>
          <w:tcPr>
            <w:tcW w:w="1382" w:type="dxa"/>
            <w:vAlign w:val="center"/>
          </w:tcPr>
          <w:p w:rsidR="006A5B3A" w:rsidRDefault="00000000">
            <w:pPr>
              <w:jc w:val="center"/>
              <w:rPr>
                <w:rFonts w:eastAsia="SimHei"/>
                <w:sz w:val="28"/>
              </w:rPr>
            </w:pPr>
            <w:r>
              <w:rPr>
                <w:rFonts w:eastAsia="SimHei" w:hint="eastAsia"/>
                <w:sz w:val="28"/>
              </w:rPr>
              <w:t>序号</w:t>
            </w:r>
          </w:p>
        </w:tc>
        <w:tc>
          <w:tcPr>
            <w:tcW w:w="3149" w:type="dxa"/>
            <w:vAlign w:val="center"/>
          </w:tcPr>
          <w:p w:rsidR="006A5B3A" w:rsidRDefault="00000000">
            <w:pPr>
              <w:jc w:val="center"/>
              <w:rPr>
                <w:rFonts w:eastAsia="SimHei"/>
                <w:sz w:val="28"/>
              </w:rPr>
            </w:pPr>
            <w:r>
              <w:rPr>
                <w:rFonts w:eastAsia="SimHei" w:hint="eastAsia"/>
                <w:sz w:val="28"/>
              </w:rPr>
              <w:t>项目名称</w:t>
            </w:r>
          </w:p>
        </w:tc>
        <w:tc>
          <w:tcPr>
            <w:tcW w:w="1418" w:type="dxa"/>
            <w:vAlign w:val="center"/>
          </w:tcPr>
          <w:p w:rsidR="006A5B3A" w:rsidRDefault="00000000">
            <w:pPr>
              <w:jc w:val="center"/>
              <w:rPr>
                <w:rFonts w:eastAsia="SimHei"/>
                <w:sz w:val="28"/>
              </w:rPr>
            </w:pPr>
            <w:bookmarkStart w:id="20" w:name="OLE_LINK6"/>
            <w:r>
              <w:rPr>
                <w:rFonts w:eastAsia="SimHei" w:hint="eastAsia"/>
                <w:sz w:val="28"/>
              </w:rPr>
              <w:t>实验类型</w:t>
            </w:r>
            <w:bookmarkEnd w:id="20"/>
          </w:p>
        </w:tc>
        <w:tc>
          <w:tcPr>
            <w:tcW w:w="992" w:type="dxa"/>
            <w:vAlign w:val="center"/>
          </w:tcPr>
          <w:p w:rsidR="006A5B3A" w:rsidRDefault="00000000">
            <w:pPr>
              <w:jc w:val="center"/>
              <w:rPr>
                <w:rFonts w:eastAsia="SimHei"/>
                <w:sz w:val="28"/>
              </w:rPr>
            </w:pPr>
            <w:r>
              <w:rPr>
                <w:rFonts w:eastAsia="SimHei" w:hint="eastAsia"/>
                <w:sz w:val="28"/>
              </w:rPr>
              <w:t>开出要求</w:t>
            </w:r>
          </w:p>
        </w:tc>
        <w:tc>
          <w:tcPr>
            <w:tcW w:w="851" w:type="dxa"/>
            <w:vAlign w:val="center"/>
          </w:tcPr>
          <w:p w:rsidR="006A5B3A" w:rsidRDefault="00000000">
            <w:pPr>
              <w:jc w:val="center"/>
              <w:rPr>
                <w:rFonts w:eastAsia="SimHei"/>
                <w:sz w:val="28"/>
              </w:rPr>
            </w:pPr>
            <w:bookmarkStart w:id="21" w:name="OLE_LINK9"/>
            <w:r>
              <w:rPr>
                <w:rFonts w:eastAsia="SimHei" w:hint="eastAsia"/>
                <w:sz w:val="28"/>
              </w:rPr>
              <w:t>每组人数</w:t>
            </w:r>
            <w:bookmarkEnd w:id="21"/>
          </w:p>
        </w:tc>
        <w:tc>
          <w:tcPr>
            <w:tcW w:w="850" w:type="dxa"/>
            <w:vAlign w:val="center"/>
          </w:tcPr>
          <w:p w:rsidR="006A5B3A" w:rsidRDefault="00000000">
            <w:pPr>
              <w:jc w:val="center"/>
              <w:rPr>
                <w:rFonts w:eastAsia="SimHei"/>
                <w:sz w:val="28"/>
              </w:rPr>
            </w:pPr>
            <w:bookmarkStart w:id="22" w:name="OLE_LINK12"/>
            <w:r>
              <w:rPr>
                <w:rFonts w:eastAsia="SimHei" w:hint="eastAsia"/>
                <w:sz w:val="28"/>
              </w:rPr>
              <w:t>学时</w:t>
            </w:r>
            <w:bookmarkEnd w:id="22"/>
          </w:p>
        </w:tc>
      </w:tr>
      <w:tr w:rsidR="006A5B3A">
        <w:trPr>
          <w:trHeight w:val="850"/>
        </w:trPr>
        <w:tc>
          <w:tcPr>
            <w:tcW w:w="1382" w:type="dxa"/>
            <w:vAlign w:val="center"/>
          </w:tcPr>
          <w:p w:rsidR="006A5B3A" w:rsidRDefault="00000000">
            <w:pPr>
              <w:jc w:val="center"/>
              <w:rPr>
                <w:rFonts w:eastAsia="FangSong"/>
                <w:sz w:val="28"/>
              </w:rPr>
            </w:pPr>
            <w:r>
              <w:rPr>
                <w:rFonts w:eastAsia="FangSong" w:hint="eastAsia"/>
                <w:sz w:val="28"/>
              </w:rPr>
              <w:t>1</w:t>
            </w:r>
          </w:p>
        </w:tc>
        <w:tc>
          <w:tcPr>
            <w:tcW w:w="3149" w:type="dxa"/>
            <w:vAlign w:val="center"/>
          </w:tcPr>
          <w:p w:rsidR="006A5B3A" w:rsidRDefault="00000000">
            <w:pPr>
              <w:jc w:val="center"/>
              <w:rPr>
                <w:rFonts w:eastAsia="FangSong"/>
                <w:sz w:val="28"/>
              </w:rPr>
            </w:pPr>
            <w:r>
              <w:rPr>
                <w:rFonts w:eastAsia="FangSong" w:hint="eastAsia"/>
                <w:sz w:val="28"/>
              </w:rPr>
              <w:t xml:space="preserve">JTBD 深度访谈 AI 陪练</w:t>
            </w:r>
          </w:p>
        </w:tc>
        <w:tc>
          <w:tcPr>
            <w:tcW w:w="1418" w:type="dxa"/>
            <w:vAlign w:val="center"/>
          </w:tcPr>
          <w:p w:rsidR="006A5B3A" w:rsidRDefault="00A24773">
            <w:pPr>
              <w:jc w:val="center"/>
              <w:rPr>
                <w:rFonts w:eastAsia="FangSong"/>
                <w:sz w:val="28"/>
              </w:rPr>
            </w:pPr>
            <w:bookmarkStart w:id="24" w:name="OLE_LINK7"/>
            <w:r>
              <w:rPr>
                <w:rFonts w:eastAsia="FangSong" w:hint="eastAsia"/>
                <w:sz w:val="28"/>
              </w:rPr>
              <w:t xml:space="preserve">验证性</w:t>
            </w:r>
            <w:bookmarkEnd w:id="24"/>
          </w:p>
        </w:tc>
        <w:tc>
          <w:tcPr>
            <w:tcW w:w="992" w:type="dxa"/>
            <w:vAlign w:val="center"/>
          </w:tcPr>
          <w:p w:rsidR="006A5B3A" w:rsidRDefault="00000000">
            <w:pPr>
              <w:jc w:val="center"/>
              <w:rPr>
                <w:rFonts w:eastAsia="FangSong"/>
                <w:sz w:val="28"/>
              </w:rPr>
            </w:pPr>
            <w:r>
              <w:rPr>
                <w:rFonts w:eastAsia="FangSong" w:hint="eastAsia"/>
                <w:sz w:val="28"/>
              </w:rPr>
              <w:t>必做</w:t>
            </w:r>
          </w:p>
        </w:tc>
        <w:tc>
          <w:tcPr>
            <w:tcW w:w="851" w:type="dxa"/>
            <w:vAlign w:val="center"/>
          </w:tcPr>
          <w:p w:rsidR="006A5B3A" w:rsidRDefault="00C05118">
            <w:pPr>
              <w:jc w:val="center"/>
              <w:rPr>
                <w:rFonts w:eastAsia="FangSong"/>
                <w:sz w:val="28"/>
              </w:rPr>
            </w:pPr>
            <w:bookmarkStart w:id="27" w:name="OLE_LINK10"/>
            <w:r>
              <w:rPr>
                <w:rFonts w:eastAsia="FangSong"/>
                <w:sz w:val="28"/>
              </w:rPr>
              <w:t xml:space="preserve">1</w:t>
            </w:r>
            <w:bookmarkEnd w:id="27"/>
          </w:p>
        </w:tc>
        <w:tc>
          <w:tcPr>
            <w:tcW w:w="850" w:type="dxa"/>
            <w:vAlign w:val="center"/>
          </w:tcPr>
          <w:p w:rsidR="006A5B3A" w:rsidRDefault="00C05118">
            <w:pPr>
              <w:jc w:val="center"/>
              <w:rPr>
                <w:rFonts w:eastAsia="FangSong"/>
                <w:sz w:val="28"/>
              </w:rPr>
            </w:pPr>
            <w:bookmarkStart w:id="29" w:name="OLE_LINK14"/>
            <w:r>
              <w:rPr>
                <w:rFonts w:eastAsia="FangSong" w:hint="eastAsia"/>
                <w:sz w:val="28"/>
              </w:rPr>
              <w:t xml:space="preserve">2</w:t>
            </w:r>
            <w:bookmarkEnd w:id="29"/>
          </w:p>
        </w:tc>
      </w:tr>
      <w:tr w:rsidR="006A5B3A">
        <w:trPr>
          <w:trHeight w:val="850"/>
        </w:trPr>
        <w:tc>
          <w:tcPr>
            <w:tcW w:w="1382" w:type="dxa"/>
            <w:vAlign w:val="center"/>
          </w:tcPr>
          <w:p w:rsidR="006A5B3A" w:rsidRDefault="00000000">
            <w:pPr>
              <w:jc w:val="center"/>
              <w:rPr>
                <w:rFonts w:eastAsia="FangSong"/>
                <w:sz w:val="28"/>
              </w:rPr>
            </w:pPr>
            <w:r>
              <w:rPr>
                <w:rFonts w:eastAsia="FangSong" w:hint="eastAsia"/>
                <w:sz w:val="28"/>
              </w:rPr>
              <w:t>2</w:t>
            </w:r>
          </w:p>
        </w:tc>
        <w:tc>
          <w:tcPr>
            <w:tcW w:w="3149" w:type="dxa"/>
            <w:vAlign w:val="center"/>
          </w:tcPr>
          <w:p w:rsidR="006A5B3A" w:rsidRDefault="00000000">
            <w:pPr>
              <w:jc w:val="center"/>
              <w:rPr>
                <w:rFonts w:eastAsia="FangSong"/>
                <w:sz w:val="28"/>
              </w:rPr>
            </w:pPr>
            <w:r>
              <w:rPr>
                <w:rFonts w:eastAsia="FangSong" w:hint="eastAsia"/>
                <w:sz w:val="28"/>
              </w:rPr>
              <w:t xml:space="preserve">Proto-Persona 用户画像制作</w:t>
            </w:r>
          </w:p>
        </w:tc>
        <w:tc>
          <w:tcPr>
            <w:tcW w:w="1418" w:type="dxa"/>
            <w:vAlign w:val="center"/>
          </w:tcPr>
          <w:p w:rsidR="006A5B3A" w:rsidRPr="00A24773" w:rsidRDefault="00A24773" w:rsidP="00A24773">
            <w:pPr>
              <w:widowControl/>
              <w:jc w:val="center"/>
              <w:rPr>
                <w:rFonts w:eastAsia="DengXian"/>
                <w:kern w:val="0"/>
                <w:sz w:val="24"/>
                <w:szCs w:val="24"/>
                <w:lang w:val="en-CN"/>
              </w:rPr>
            </w:pPr>
            <w:bookmarkStart w:id="33" w:name="OLE_LINK8"/>
            <w:r>
              <w:rPr>
                <w:rFonts w:eastAsia="FangSong"/>
                <w:sz w:val="28"/>
              </w:rPr>
              <w:t xml:space="preserve">设计性</w:t>
            </w:r>
            <w:bookmarkEnd w:id="33"/>
          </w:p>
        </w:tc>
        <w:tc>
          <w:tcPr>
            <w:tcW w:w="992" w:type="dxa"/>
            <w:vAlign w:val="center"/>
          </w:tcPr>
          <w:p w:rsidR="006A5B3A" w:rsidRDefault="00000000">
            <w:pPr>
              <w:jc w:val="center"/>
              <w:rPr>
                <w:rFonts w:eastAsia="FangSong"/>
                <w:sz w:val="28"/>
              </w:rPr>
            </w:pPr>
            <w:r>
              <w:rPr>
                <w:rFonts w:eastAsia="FangSong" w:hint="eastAsia"/>
                <w:sz w:val="28"/>
              </w:rPr>
              <w:t>必做</w:t>
            </w:r>
          </w:p>
        </w:tc>
        <w:tc>
          <w:tcPr>
            <w:tcW w:w="851" w:type="dxa"/>
            <w:vAlign w:val="center"/>
          </w:tcPr>
          <w:p w:rsidR="006A5B3A" w:rsidRDefault="00C05118">
            <w:pPr>
              <w:jc w:val="center"/>
              <w:rPr>
                <w:rFonts w:eastAsia="FangSong"/>
                <w:sz w:val="28"/>
              </w:rPr>
            </w:pPr>
            <w:bookmarkStart w:id="34" w:name="OLE_LINK11"/>
            <w:r>
              <w:rPr>
                <w:rFonts w:eastAsia="FangSong"/>
                <w:sz w:val="28"/>
              </w:rPr>
              <w:t xml:space="preserve">1</w:t>
            </w:r>
            <w:bookmarkEnd w:id="34"/>
          </w:p>
        </w:tc>
        <w:tc>
          <w:tcPr>
            <w:tcW w:w="850" w:type="dxa"/>
            <w:vAlign w:val="center"/>
          </w:tcPr>
          <w:p w:rsidR="006A5B3A" w:rsidRDefault="00C05118">
            <w:pPr>
              <w:jc w:val="center"/>
              <w:rPr>
                <w:rFonts w:eastAsia="FangSong"/>
                <w:sz w:val="28"/>
              </w:rPr>
            </w:pPr>
            <w:r>
              <w:rPr>
                <w:rFonts w:eastAsia="FangSong" w:hint="eastAsia"/>
                <w:sz w:val="28"/>
              </w:rPr>
              <w:t xml:space="preserve">2</w:t>
            </w:r>
          </w:p>
        </w:tc>
      </w:tr>
      <w:tr w:rsidR="006A5B3A">
        <w:trPr>
          <w:trHeight w:val="850"/>
        </w:trPr>
        <w:tc>
          <w:tcPr>
            <w:tcW w:w="1382" w:type="dxa"/>
            <w:vAlign w:val="center"/>
          </w:tcPr>
          <w:p w:rsidR="006A5B3A" w:rsidRDefault="00000000">
            <w:pPr>
              <w:jc w:val="center"/>
              <w:rPr>
                <w:rFonts w:eastAsia="FangSong"/>
                <w:sz w:val="28"/>
              </w:rPr>
            </w:pPr>
            <w:r>
              <w:rPr>
                <w:rFonts w:eastAsia="FangSong" w:hint="eastAsia"/>
                <w:sz w:val="28"/>
              </w:rPr>
              <w:t>3</w:t>
            </w:r>
          </w:p>
        </w:tc>
        <w:tc>
          <w:tcPr>
            <w:tcW w:w="3149" w:type="dxa"/>
            <w:vAlign w:val="center"/>
          </w:tcPr>
          <w:p w:rsidR="006A5B3A" w:rsidRDefault="00000000">
            <w:pPr>
              <w:jc w:val="center"/>
              <w:rPr>
                <w:rFonts w:eastAsia="FangSong"/>
                <w:sz w:val="28"/>
              </w:rPr>
            </w:pPr>
            <w:r>
              <w:rPr>
                <w:rFonts w:eastAsia="FangSong"/>
                <w:sz w:val="28"/>
              </w:rPr>
              <w:t xml:space="preserve">状态机映射与视觉体系 (States &amp; System)</w:t>
            </w:r>
          </w:p>
        </w:tc>
        <w:tc>
          <w:tcPr>
            <w:tcW w:w="1418" w:type="dxa"/>
            <w:vAlign w:val="center"/>
          </w:tcPr>
          <w:p w:rsidR="006A5B3A" w:rsidRDefault="00A24773">
            <w:pPr>
              <w:jc w:val="center"/>
              <w:rPr>
                <w:rFonts w:eastAsia="FangSong"/>
                <w:sz w:val="28"/>
              </w:rPr>
            </w:pPr>
            <w:r>
              <w:rPr>
                <w:rFonts w:eastAsia="FangSong"/>
                <w:sz w:val="28"/>
              </w:rPr>
              <w:t xml:space="preserve">综合性</w:t>
            </w:r>
          </w:p>
        </w:tc>
        <w:tc>
          <w:tcPr>
            <w:tcW w:w="992" w:type="dxa"/>
            <w:vAlign w:val="center"/>
          </w:tcPr>
          <w:p w:rsidR="006A5B3A" w:rsidRDefault="00000000">
            <w:pPr>
              <w:jc w:val="center"/>
              <w:rPr>
                <w:rFonts w:eastAsia="FangSong"/>
                <w:sz w:val="28"/>
              </w:rPr>
            </w:pPr>
            <w:r>
              <w:rPr>
                <w:rFonts w:eastAsia="FangSong" w:hint="eastAsia"/>
                <w:sz w:val="28"/>
              </w:rPr>
              <w:t>必做</w:t>
            </w:r>
          </w:p>
        </w:tc>
        <w:tc>
          <w:tcPr>
            <w:tcW w:w="851" w:type="dxa"/>
            <w:vAlign w:val="center"/>
          </w:tcPr>
          <w:p w:rsidR="006A5B3A" w:rsidRDefault="00C05118">
            <w:pPr>
              <w:jc w:val="center"/>
              <w:rPr>
                <w:rFonts w:eastAsia="FangSong"/>
                <w:sz w:val="28"/>
              </w:rPr>
            </w:pPr>
            <w:r>
              <w:rPr>
                <w:rFonts w:eastAsia="FangSong"/>
                <w:sz w:val="28"/>
              </w:rPr>
              <w:t xml:space="preserve">1</w:t>
            </w:r>
          </w:p>
        </w:tc>
        <w:tc>
          <w:tcPr>
            <w:tcW w:w="850" w:type="dxa"/>
            <w:vAlign w:val="center"/>
          </w:tcPr>
          <w:p w:rsidR="006A5B3A" w:rsidRDefault="00C05118">
            <w:pPr>
              <w:jc w:val="center"/>
              <w:rPr>
                <w:rFonts w:eastAsia="FangSong"/>
                <w:sz w:val="28"/>
              </w:rPr>
            </w:pPr>
            <w:r>
              <w:rPr>
                <w:rFonts w:eastAsia="FangSong" w:hint="eastAsia"/>
                <w:sz w:val="28"/>
              </w:rPr>
              <w:t xml:space="preserve">6</w:t>
            </w:r>
          </w:p>
        </w:tc>
      </w:tr>
      <w:tr w:rsidR="006A5B3A">
        <w:trPr>
          <w:trHeight w:val="850"/>
        </w:trPr>
        <w:tc>
          <w:tcPr>
            <w:tcW w:w="1382" w:type="dxa"/>
            <w:vAlign w:val="center"/>
          </w:tcPr>
          <w:p w:rsidR="006A5B3A" w:rsidRDefault="00000000">
            <w:pPr>
              <w:jc w:val="center"/>
              <w:rPr>
                <w:rFonts w:eastAsia="FangSong"/>
                <w:sz w:val="28"/>
              </w:rPr>
            </w:pPr>
            <w:r>
              <w:rPr>
                <w:rFonts w:eastAsia="FangSong" w:hint="eastAsia"/>
                <w:sz w:val="28"/>
              </w:rPr>
              <w:t>4</w:t>
            </w:r>
          </w:p>
        </w:tc>
        <w:tc>
          <w:tcPr>
            <w:tcW w:w="3149" w:type="dxa"/>
            <w:vAlign w:val="center"/>
          </w:tcPr>
          <w:p w:rsidR="006A5B3A" w:rsidRDefault="00000000">
            <w:pPr>
              <w:jc w:val="center"/>
              <w:rPr>
                <w:rFonts w:eastAsia="FangSong"/>
                <w:sz w:val="28"/>
              </w:rPr>
            </w:pPr>
            <w:r>
              <w:rPr>
                <w:rFonts w:eastAsia="FangSong" w:hint="eastAsia"/>
                <w:sz w:val="28"/>
              </w:rPr>
              <w:t>综合项目：</w:t>
            </w:r>
            <w:bookmarkStart w:id="36" w:name="OLE_LINK24"/>
            <w:r>
              <w:rPr>
                <w:rFonts w:eastAsia="FangSong" w:hint="eastAsia"/>
                <w:sz w:val="28"/>
              </w:rPr>
              <w:t xml:space="preserve">AI 原型与创意动效生成 (AI Prototyping)</w:t>
            </w:r>
            <w:bookmarkEnd w:id="36"/>
          </w:p>
        </w:tc>
        <w:tc>
          <w:tcPr>
            <w:tcW w:w="1418" w:type="dxa"/>
            <w:vAlign w:val="center"/>
          </w:tcPr>
          <w:p w:rsidR="006A5B3A" w:rsidRPr="00A24773" w:rsidRDefault="00A24773" w:rsidP="00A24773">
            <w:pPr>
              <w:widowControl/>
              <w:jc w:val="center"/>
              <w:rPr>
                <w:rFonts w:eastAsia="DengXian"/>
                <w:kern w:val="0"/>
                <w:sz w:val="24"/>
                <w:szCs w:val="24"/>
                <w:lang w:val="en-CN"/>
              </w:rPr>
            </w:pPr>
            <w:r>
              <w:rPr>
                <w:rFonts w:eastAsia="FangSong"/>
                <w:sz w:val="28"/>
              </w:rPr>
              <w:t xml:space="preserve">设计性</w:t>
            </w:r>
          </w:p>
        </w:tc>
        <w:tc>
          <w:tcPr>
            <w:tcW w:w="992" w:type="dxa"/>
            <w:vAlign w:val="center"/>
          </w:tcPr>
          <w:p w:rsidR="006A5B3A" w:rsidRDefault="00000000">
            <w:pPr>
              <w:jc w:val="center"/>
              <w:rPr>
                <w:rFonts w:eastAsia="FangSong"/>
                <w:sz w:val="28"/>
              </w:rPr>
            </w:pPr>
            <w:r>
              <w:rPr>
                <w:rFonts w:eastAsia="FangSong" w:hint="eastAsia"/>
                <w:sz w:val="28"/>
              </w:rPr>
              <w:t>必做</w:t>
            </w:r>
          </w:p>
        </w:tc>
        <w:tc>
          <w:tcPr>
            <w:tcW w:w="851" w:type="dxa"/>
            <w:vAlign w:val="center"/>
          </w:tcPr>
          <w:p w:rsidR="006A5B3A" w:rsidRDefault="00C05118">
            <w:pPr>
              <w:jc w:val="center"/>
              <w:rPr>
                <w:rFonts w:eastAsia="FangSong"/>
                <w:sz w:val="28"/>
              </w:rPr>
            </w:pPr>
            <w:r>
              <w:rPr>
                <w:rFonts w:eastAsia="FangSong"/>
                <w:sz w:val="28"/>
              </w:rPr>
              <w:t xml:space="preserve">1</w:t>
            </w:r>
          </w:p>
        </w:tc>
        <w:tc>
          <w:tcPr>
            <w:tcW w:w="850" w:type="dxa"/>
            <w:vAlign w:val="center"/>
          </w:tcPr>
          <w:p w:rsidR="006A5B3A" w:rsidRDefault="00C05118">
            <w:pPr>
              <w:jc w:val="center"/>
              <w:rPr>
                <w:rFonts w:eastAsia="FangSong"/>
                <w:sz w:val="28"/>
              </w:rPr>
            </w:pPr>
            <w:r>
              <w:rPr>
                <w:rFonts w:eastAsia="FangSong"/>
                <w:sz w:val="28"/>
              </w:rPr>
              <w:t xml:space="preserve">10</w:t>
            </w:r>
          </w:p>
        </w:tc>
      </w:tr>
      <w:tr w:rsidR="006A5B3A">
        <w:trPr>
          <w:trHeight w:val="850"/>
        </w:trPr>
        <w:tc>
          <w:tcPr>
            <w:tcW w:w="1382" w:type="dxa"/>
            <w:vAlign w:val="center"/>
          </w:tcPr>
          <w:p w:rsidR="006A5B3A" w:rsidRDefault="00000000">
            <w:pPr>
              <w:jc w:val="center"/>
              <w:rPr>
                <w:rFonts w:eastAsia="FangSong"/>
                <w:sz w:val="28"/>
              </w:rPr>
            </w:pPr>
            <w:r>
              <w:rPr>
                <w:rFonts w:eastAsia="FangSong" w:hint="eastAsia"/>
                <w:sz w:val="28"/>
              </w:rPr>
              <w:t xml:space="preserve">5</w:t>
            </w:r>
          </w:p>
        </w:tc>
        <w:tc>
          <w:tcPr>
            <w:tcW w:w="3149" w:type="dxa"/>
            <w:vAlign w:val="center"/>
          </w:tcPr>
          <w:p w:rsidR="006A5B3A" w:rsidRDefault="00000000">
            <w:pPr>
              <w:jc w:val="center"/>
              <w:rPr>
                <w:rFonts w:eastAsia="FangSong"/>
                <w:sz w:val="28"/>
              </w:rPr>
            </w:pPr>
            <w:r>
              <w:rPr>
                <w:rFonts w:eastAsia="FangSong" w:hint="eastAsia"/>
                <w:sz w:val="28"/>
              </w:rPr>
              <w:t>综合项目：</w:t>
            </w:r>
            <w:bookmarkStart w:id="36" w:name="OLE_LINK24"/>
            <w:r>
              <w:rPr>
                <w:rFonts w:eastAsia="FangSong" w:hint="eastAsia"/>
                <w:sz w:val="28"/>
              </w:rPr>
              <w:t xml:space="preserve">启发式评估验证闭环 (Heuristic Evaluation)</w:t>
            </w:r>
            <w:bookmarkEnd w:id="36"/>
          </w:p>
        </w:tc>
        <w:tc>
          <w:tcPr>
            <w:tcW w:w="1418" w:type="dxa"/>
            <w:vAlign w:val="center"/>
          </w:tcPr>
          <w:p w:rsidR="006A5B3A" w:rsidRPr="00A24773" w:rsidRDefault="00A24773" w:rsidP="00A24773">
            <w:pPr>
              <w:widowControl/>
              <w:jc w:val="center"/>
              <w:rPr>
                <w:rFonts w:eastAsia="DengXian"/>
                <w:kern w:val="0"/>
                <w:sz w:val="24"/>
                <w:szCs w:val="24"/>
                <w:lang w:val="en-CN"/>
              </w:rPr>
            </w:pPr>
            <w:r>
              <w:rPr>
                <w:rFonts w:eastAsia="FangSong"/>
                <w:sz w:val="28"/>
              </w:rPr>
              <w:t xml:space="preserve">综合性</w:t>
            </w:r>
          </w:p>
        </w:tc>
        <w:tc>
          <w:tcPr>
            <w:tcW w:w="992" w:type="dxa"/>
            <w:vAlign w:val="center"/>
          </w:tcPr>
          <w:p w:rsidR="006A5B3A" w:rsidRDefault="00000000">
            <w:pPr>
              <w:jc w:val="center"/>
              <w:rPr>
                <w:rFonts w:eastAsia="FangSong"/>
                <w:sz w:val="28"/>
              </w:rPr>
            </w:pPr>
            <w:r>
              <w:rPr>
                <w:rFonts w:eastAsia="FangSong" w:hint="eastAsia"/>
                <w:sz w:val="28"/>
              </w:rPr>
              <w:t>必做</w:t>
            </w:r>
          </w:p>
        </w:tc>
        <w:tc>
          <w:tcPr>
            <w:tcW w:w="851" w:type="dxa"/>
            <w:vAlign w:val="center"/>
          </w:tcPr>
          <w:p w:rsidR="006A5B3A" w:rsidRDefault="00C05118">
            <w:pPr>
              <w:jc w:val="center"/>
              <w:rPr>
                <w:rFonts w:eastAsia="FangSong"/>
                <w:sz w:val="28"/>
              </w:rPr>
            </w:pPr>
            <w:r>
              <w:rPr>
                <w:rFonts w:eastAsia="FangSong"/>
                <w:sz w:val="28"/>
              </w:rPr>
              <w:t xml:space="preserve">1</w:t>
            </w:r>
          </w:p>
        </w:tc>
        <w:tc>
          <w:tcPr>
            <w:tcW w:w="850" w:type="dxa"/>
            <w:vAlign w:val="center"/>
          </w:tcPr>
          <w:p w:rsidR="006A5B3A" w:rsidRDefault="00C05118">
            <w:pPr>
              <w:jc w:val="center"/>
              <w:rPr>
                <w:rFonts w:eastAsia="FangSong"/>
                <w:sz w:val="28"/>
              </w:rPr>
            </w:pPr>
            <w:r>
              <w:rPr>
                <w:rFonts w:eastAsia="FangSong"/>
                <w:sz w:val="28"/>
              </w:rPr>
              <w:t xml:space="preserve">8</w:t>
            </w:r>
          </w:p>
        </w:tc>
      </w:tr>
      <w:tr w:rsidR="006A5B3A">
        <w:trPr>
          <w:trHeight w:val="850"/>
        </w:trPr>
        <w:tc>
          <w:tcPr>
            <w:tcW w:w="1382" w:type="dxa"/>
            <w:vAlign w:val="center"/>
          </w:tcPr>
          <w:p w:rsidR="006A5B3A" w:rsidRDefault="00000000">
            <w:pPr>
              <w:jc w:val="center"/>
              <w:rPr>
                <w:rFonts w:eastAsia="FangSong"/>
                <w:sz w:val="28"/>
              </w:rPr>
            </w:pPr>
            <w:r>
              <w:rPr>
                <w:rFonts w:eastAsia="FangSong" w:hint="eastAsia"/>
                <w:sz w:val="28"/>
              </w:rPr>
              <w:t>合计</w:t>
            </w:r>
          </w:p>
        </w:tc>
        <w:tc>
          <w:tcPr>
            <w:tcW w:w="3149" w:type="dxa"/>
            <w:vAlign w:val="center"/>
          </w:tcPr>
          <w:p w:rsidR="006A5B3A" w:rsidRDefault="007549F1">
            <w:pPr>
              <w:jc w:val="center"/>
              <w:rPr>
                <w:rFonts w:eastAsia="FangSong"/>
                <w:sz w:val="28"/>
              </w:rPr>
            </w:pPr>
            <w:r>
              <w:rPr>
                <w:rFonts w:eastAsia="FangSong"/>
                <w:sz w:val="28"/>
              </w:rPr>
              <w:t xml:space="preserve">5</w:t>
            </w:r>
          </w:p>
        </w:tc>
        <w:tc>
          <w:tcPr>
            <w:tcW w:w="1418" w:type="dxa"/>
            <w:vAlign w:val="center"/>
          </w:tcPr>
          <w:p w:rsidR="006A5B3A" w:rsidRDefault="006A5B3A">
            <w:pPr>
              <w:jc w:val="center"/>
              <w:rPr>
                <w:rFonts w:eastAsia="FangSong"/>
                <w:sz w:val="28"/>
              </w:rPr>
            </w:pPr>
          </w:p>
        </w:tc>
        <w:tc>
          <w:tcPr>
            <w:tcW w:w="992" w:type="dxa"/>
            <w:vAlign w:val="center"/>
          </w:tcPr>
          <w:p w:rsidR="006A5B3A" w:rsidRDefault="006A5B3A">
            <w:pPr>
              <w:jc w:val="center"/>
              <w:rPr>
                <w:rFonts w:eastAsia="FangSong"/>
                <w:sz w:val="28"/>
              </w:rPr>
            </w:pPr>
          </w:p>
        </w:tc>
        <w:tc>
          <w:tcPr>
            <w:tcW w:w="851" w:type="dxa"/>
            <w:vAlign w:val="center"/>
          </w:tcPr>
          <w:p w:rsidR="006A5B3A" w:rsidRDefault="006A5B3A">
            <w:pPr>
              <w:jc w:val="center"/>
              <w:rPr>
                <w:rFonts w:eastAsia="FangSong"/>
                <w:sz w:val="28"/>
              </w:rPr>
            </w:pPr>
          </w:p>
        </w:tc>
        <w:tc>
          <w:tcPr>
            <w:tcW w:w="850" w:type="dxa"/>
            <w:vAlign w:val="center"/>
          </w:tcPr>
          <w:p w:rsidR="006A5B3A" w:rsidRDefault="00C05118">
            <w:pPr>
              <w:jc w:val="center"/>
              <w:rPr>
                <w:rFonts w:eastAsia="FangSong"/>
                <w:sz w:val="28"/>
              </w:rPr>
            </w:pPr>
            <w:r>
              <w:rPr>
                <w:rFonts w:eastAsia="FangSong"/>
                <w:sz w:val="28"/>
              </w:rPr>
              <w:t xml:space="preserve">28</w:t>
            </w:r>
          </w:p>
        </w:tc>
      </w:tr>
    </w:tbl>
    <w:p w:rsidR="006A5B3A" w:rsidRDefault="00000000">
      <w:pPr>
        <w:tabs>
          <w:tab w:val="left" w:pos="7938"/>
        </w:tabs>
        <w:spacing w:line="560" w:lineRule="exact"/>
        <w:rPr>
          <w:rFonts w:eastAsia="FangSong"/>
        </w:rPr>
      </w:pPr>
      <w:r>
        <w:rPr>
          <w:rFonts w:eastAsia="FangSong" w:hint="eastAsia"/>
        </w:rPr>
        <w:t>说明：实验类型分为：演示性、验证性、综合性、设计性。</w:t>
      </w:r>
    </w:p>
    <w:p w:rsidR="006A5B3A" w:rsidRDefault="006A5B3A">
      <w:pPr>
        <w:jc w:val="center"/>
        <w:rPr>
          <w:rFonts w:ascii="SimHei" w:eastAsia="SimHei" w:hAnsi="SimHei"/>
          <w:sz w:val="30"/>
          <w:szCs w:val="30"/>
        </w:rPr>
      </w:pPr>
    </w:p>
    <w:p w:rsidR="006A5B3A" w:rsidRDefault="00000000">
      <w:pPr>
        <w:widowControl/>
        <w:jc w:val="left"/>
        <w:rPr>
          <w:rFonts w:ascii="SimHei" w:eastAsia="SimHei" w:hAnsi="SimHei"/>
          <w:sz w:val="30"/>
          <w:szCs w:val="30"/>
        </w:rPr>
      </w:pPr>
      <w:r>
        <w:rPr>
          <w:rFonts w:ascii="SimHei" w:eastAsia="SimHei" w:hAnsi="SimHei" w:hint="eastAsia"/>
          <w:sz w:val="30"/>
          <w:szCs w:val="30"/>
        </w:rPr>
        <w:br w:type="page"/>
      </w:r>
    </w:p>
    <w:p w:rsidR="006A5B3A" w:rsidRDefault="00000000">
      <w:pPr>
        <w:jc w:val="center"/>
        <w:outlineLvl w:val="0"/>
        <w:rPr>
          <w:b/>
          <w:sz w:val="30"/>
          <w:szCs w:val="30"/>
        </w:rPr>
      </w:pPr>
      <w:bookmarkStart w:id="40" w:name="_Toc200927374"/>
      <w:r>
        <w:rPr>
          <w:rFonts w:hint="eastAsia"/>
          <w:b/>
          <w:sz w:val="30"/>
          <w:szCs w:val="30"/>
        </w:rPr>
        <w:lastRenderedPageBreak/>
        <w:t>实验一</w:t>
      </w:r>
      <w:r>
        <w:rPr>
          <w:rFonts w:hint="eastAsia"/>
          <w:b/>
          <w:sz w:val="30"/>
          <w:szCs w:val="30"/>
        </w:rPr>
        <w:t xml:space="preserve">  JTBD 深度访谈 AI 陪练</w:t>
      </w:r>
      <w:bookmarkEnd w:id="40"/>
    </w:p>
    <w:p w:rsidR="006A5B3A" w:rsidRDefault="006A5B3A">
      <w:pPr>
        <w:spacing w:line="360" w:lineRule="auto"/>
        <w:rPr>
          <w:rFonts w:ascii="SimSun" w:hAnsi="SimSun"/>
          <w:b/>
          <w:bCs/>
          <w:sz w:val="24"/>
        </w:rPr>
      </w:pPr>
    </w:p>
    <w:p w:rsidR="006A5B3A" w:rsidRDefault="00000000">
      <w:pPr>
        <w:spacing w:line="360" w:lineRule="auto"/>
        <w:rPr>
          <w:b/>
          <w:bCs/>
          <w:sz w:val="24"/>
        </w:rPr>
      </w:pPr>
      <w:r>
        <w:rPr>
          <w:rFonts w:ascii="SimSun" w:hAnsi="SimSun" w:hint="eastAsia"/>
          <w:b/>
          <w:bCs/>
          <w:sz w:val="24"/>
        </w:rPr>
        <w:t>一、</w:t>
      </w:r>
      <w:r>
        <w:rPr>
          <w:rFonts w:hint="eastAsia"/>
          <w:b/>
          <w:bCs/>
          <w:sz w:val="24"/>
        </w:rPr>
        <w:t>实验目的</w:t>
      </w:r>
    </w:p>
    <w:p w:rsidR="006A5B3A" w:rsidRDefault="00000000">
      <w:pPr>
        <w:spacing w:line="360" w:lineRule="auto"/>
        <w:ind w:firstLine="420"/>
        <w:rPr>
          <w:bCs/>
          <w:sz w:val="24"/>
        </w:rPr>
      </w:pPr>
      <w:r>
        <w:t xml:space="preserve">（一）掌握 JTBD（Jobs-to-be-Done）待办任务框架的三维度分析方法。
（二）掌握 5-Whys 连环追问法，对表层回答进行深度追问。
（三）掌握 Problem Statement 问题陈述公式。
</w:t>
      </w:r>
    </w:p>
    <w:p w:rsidR="006A5B3A" w:rsidRDefault="00000000">
      <w:pPr>
        <w:spacing w:line="360" w:lineRule="auto"/>
        <w:rPr>
          <w:b/>
          <w:bCs/>
          <w:sz w:val="24"/>
        </w:rPr>
      </w:pPr>
      <w:r>
        <w:rPr>
          <w:rFonts w:hint="eastAsia"/>
          <w:b/>
          <w:bCs/>
          <w:sz w:val="24"/>
        </w:rPr>
        <w:t>二、实验设备与环境</w:t>
      </w:r>
    </w:p>
    <w:p w:rsidR="006A5B3A" w:rsidRDefault="00000000">
      <w:pPr>
        <w:spacing w:line="360" w:lineRule="auto"/>
        <w:ind w:firstLine="420"/>
        <w:rPr>
          <w:bCs/>
          <w:sz w:val="24"/>
        </w:rPr>
      </w:pPr>
      <w:r>
        <w:t xml:space="preserve">1. 硬件：个人计算机（学校机房或自备）
2. 软件：AI 对话平台（DeepSeek / 豆包 / Kimi 等）
</w:t>
      </w:r>
    </w:p>
    <w:p w:rsidR="006A5B3A" w:rsidRDefault="00000000">
      <w:pPr>
        <w:spacing w:line="360" w:lineRule="auto"/>
        <w:rPr>
          <w:b/>
          <w:bCs/>
          <w:sz w:val="24"/>
        </w:rPr>
      </w:pPr>
      <w:r>
        <w:rPr>
          <w:rFonts w:hint="eastAsia"/>
          <w:b/>
          <w:bCs/>
          <w:sz w:val="24"/>
        </w:rPr>
        <w:t>三、实验要求</w:t>
      </w:r>
    </w:p>
    <w:p w:rsidR="006A5B3A" w:rsidRDefault="00000000">
      <w:pPr>
        <w:spacing w:line="360" w:lineRule="auto"/>
        <w:ind w:firstLine="420"/>
        <w:rPr>
          <w:bCs/>
          <w:sz w:val="24"/>
        </w:rPr>
      </w:pPr>
      <w:r>
        <w:t xml:space="preserve">（一）须获取完整对话日志截图（不少于 5 轮有效追问）。
（二）须获取 AI 生成的四大标准模块 Proto-Persona 数据卡。
（三）须完成学生实验报告，图文交替排版。
</w:t>
      </w:r>
    </w:p>
    <w:p w:rsidR="006A5B3A" w:rsidRDefault="00000000">
      <w:pPr>
        <w:spacing w:line="360" w:lineRule="auto"/>
        <w:rPr>
          <w:b/>
          <w:bCs/>
          <w:sz w:val="24"/>
        </w:rPr>
      </w:pPr>
      <w:r>
        <w:rPr>
          <w:rFonts w:hint="eastAsia"/>
          <w:b/>
          <w:bCs/>
          <w:sz w:val="24"/>
        </w:rPr>
        <w:t>四、实验步骤与要点</w:t>
      </w:r>
    </w:p>
    <w:p w:rsidR="006A5B3A" w:rsidRDefault="00000000">
      <w:pPr>
        <w:spacing w:line="360" w:lineRule="auto"/>
        <w:ind w:firstLine="420"/>
        <w:rPr>
          <w:bCs/>
          <w:sz w:val="24"/>
        </w:rPr>
      </w:pPr>
      <w:r>
        <w:t xml:space="preserve">1. 注入系统提示词并选择盲盒角色。
2. 进行情境沉浸提问与 5-Whys 连环追问。
3. 获取结构化的 Proto-Persona 数据卡总结。
</w:t>
      </w:r>
    </w:p>
    <w:p w:rsidR="006A5B3A" w:rsidRDefault="00000000">
      <w:pPr>
        <w:rPr>
          <w:b/>
          <w:sz w:val="24"/>
        </w:rPr>
      </w:pPr>
      <w:r>
        <w:rPr>
          <w:rFonts w:hint="eastAsia"/>
          <w:b/>
          <w:sz w:val="24"/>
        </w:rPr>
        <w:t>五、实验结论</w:t>
      </w:r>
    </w:p>
    <w:p w:rsidR="006A5B3A" w:rsidRDefault="00000000">
      <w:pPr>
        <w:spacing w:line="360" w:lineRule="auto"/>
        <w:ind w:firstLine="420"/>
        <w:rPr>
          <w:bCs/>
          <w:sz w:val="24"/>
        </w:rPr>
      </w:pPr>
      <w:r>
        <w:t xml:space="preserve">反思访谈深度，总结言行鸿沟等核心概念的实践体会，以及不同提问策略的效果对比。
</w:t>
      </w:r>
    </w:p>
    <w:p w:rsidR="006A5B3A" w:rsidRDefault="00000000">
      <w:pPr>
        <w:rPr>
          <w:b/>
          <w:sz w:val="24"/>
        </w:rPr>
      </w:pPr>
      <w:r>
        <w:rPr>
          <w:rFonts w:hint="eastAsia"/>
          <w:b/>
          <w:sz w:val="24"/>
        </w:rPr>
        <w:t>六、思考题</w:t>
      </w:r>
    </w:p>
    <w:p w:rsidR="006A5B3A" w:rsidRDefault="00000000">
      <w:pPr>
        <w:spacing w:line="360" w:lineRule="auto"/>
        <w:ind w:firstLine="420"/>
        <w:rPr>
          <w:bCs/>
          <w:sz w:val="24"/>
        </w:rPr>
      </w:pPr>
      <w:r>
        <w:t>XXXX</w:t>
      </w:r>
    </w:p>
    <w:p w:rsidR="006A5B3A" w:rsidRDefault="00000000">
      <w:pPr>
        <w:jc w:val="center"/>
        <w:outlineLvl w:val="0"/>
        <w:rPr>
          <w:b/>
          <w:sz w:val="30"/>
          <w:szCs w:val="30"/>
        </w:rPr>
      </w:pPr>
      <w:bookmarkStart w:id="41" w:name="_Toc200927375"/>
      <w:r>
        <w:rPr>
          <w:rFonts w:hint="eastAsia"/>
          <w:b/>
          <w:sz w:val="30"/>
          <w:szCs w:val="30"/>
        </w:rPr>
        <w:t>实验二</w:t>
      </w:r>
      <w:r>
        <w:rPr>
          <w:rFonts w:hint="eastAsia"/>
          <w:b/>
          <w:sz w:val="30"/>
          <w:szCs w:val="30"/>
        </w:rPr>
        <w:t xml:space="preserve">  Proto-Persona 用户画像制作</w:t>
      </w:r>
      <w:bookmarkEnd w:id="41"/>
    </w:p>
    <w:p w:rsidR="006A5B3A" w:rsidRDefault="00000000">
      <w:pPr>
        <w:spacing w:line="360" w:lineRule="auto"/>
        <w:rPr>
          <w:b/>
          <w:bCs/>
          <w:sz w:val="24"/>
        </w:rPr>
      </w:pPr>
      <w:r>
        <w:rPr>
          <w:rFonts w:hint="eastAsia"/>
          <w:b/>
          <w:bCs/>
          <w:sz w:val="24"/>
        </w:rPr>
        <w:t>一、实验目的</w:t>
      </w:r>
    </w:p>
    <w:p w:rsidR="006A5B3A" w:rsidRDefault="00000000">
      <w:pPr>
        <w:spacing w:line="360" w:lineRule="auto"/>
        <w:ind w:firstLine="420"/>
        <w:rPr>
          <w:bCs/>
          <w:sz w:val="24"/>
        </w:rPr>
      </w:pPr>
      <w:r>
        <w:t xml:space="preserve">（一）掌握 Proto-Persona（原型用户画像）的四大标准模块格式。
（二）理解人口统计学陷阱 (Demographic Trap) 的危害。
（三）掌握将文字调研数据视觉化表达的基本能力。
</w:t>
      </w:r>
    </w:p>
    <w:p w:rsidR="006A5B3A" w:rsidRDefault="00000000">
      <w:pPr>
        <w:spacing w:line="360" w:lineRule="auto"/>
        <w:rPr>
          <w:b/>
          <w:bCs/>
          <w:sz w:val="24"/>
        </w:rPr>
      </w:pPr>
      <w:r>
        <w:rPr>
          <w:rFonts w:hint="eastAsia"/>
          <w:b/>
          <w:bCs/>
          <w:sz w:val="24"/>
        </w:rPr>
        <w:t>二、实验设备与环境</w:t>
      </w:r>
    </w:p>
    <w:p w:rsidR="006A5B3A" w:rsidRDefault="00000000">
      <w:pPr>
        <w:spacing w:line="360" w:lineRule="auto"/>
        <w:ind w:firstLineChars="200" w:firstLine="420"/>
        <w:rPr>
          <w:bCs/>
          <w:sz w:val="24"/>
        </w:rPr>
      </w:pPr>
      <w:r>
        <w:t xml:space="preserve">1. 硬件：个人计算机（学校机房或自备）
2. 软件：Figma / Illustrator / 其他绘图软件
</w:t>
      </w:r>
    </w:p>
    <w:p w:rsidR="006A5B3A" w:rsidRDefault="00000000">
      <w:pPr>
        <w:spacing w:line="360" w:lineRule="auto"/>
        <w:rPr>
          <w:b/>
          <w:bCs/>
          <w:sz w:val="24"/>
        </w:rPr>
      </w:pPr>
      <w:r>
        <w:rPr>
          <w:rFonts w:hint="eastAsia"/>
          <w:b/>
          <w:bCs/>
          <w:sz w:val="24"/>
        </w:rPr>
        <w:t>三、实验要求</w:t>
      </w:r>
    </w:p>
    <w:p w:rsidR="006A5B3A" w:rsidRDefault="00000000">
      <w:pPr>
        <w:spacing w:line="360" w:lineRule="auto"/>
        <w:ind w:firstLine="420"/>
        <w:rPr>
          <w:bCs/>
          <w:sz w:val="24"/>
        </w:rPr>
      </w:pPr>
      <w:r>
        <w:t xml:space="preserve">（一）须输出包含四大模块的 A4 尺寸 Proto-Persona 画像卡成品。
（二）须提供至少 3 张制作过程截图。
（三）须完成学生实验报告，图文交替排版。
</w:t>
      </w:r>
    </w:p>
    <w:p w:rsidR="006A5B3A" w:rsidRDefault="00000000">
      <w:pPr>
        <w:spacing w:line="360" w:lineRule="auto"/>
        <w:rPr>
          <w:b/>
          <w:bCs/>
          <w:sz w:val="24"/>
        </w:rPr>
      </w:pPr>
      <w:r>
        <w:rPr>
          <w:rFonts w:hint="eastAsia"/>
          <w:b/>
          <w:bCs/>
          <w:sz w:val="24"/>
        </w:rPr>
        <w:t>四、实验步骤与要点</w:t>
      </w:r>
    </w:p>
    <w:p w:rsidR="006A5B3A" w:rsidRDefault="00000000">
      <w:pPr>
        <w:spacing w:line="360" w:lineRule="auto"/>
        <w:ind w:firstLine="420"/>
        <w:rPr>
          <w:bCs/>
          <w:sz w:val="24"/>
        </w:rPr>
      </w:pPr>
      <w:r>
        <w:t xml:space="preserve">1. 整理实验 1 的结构化数据卡内容。
2. 使用设计工具建立 A4 画布并划分四大区块。
3. 填入背景档案、行为核心特征、JTBD 和痛点陈述，并排版导出。
</w:t>
      </w:r>
    </w:p>
    <w:p w:rsidR="006A5B3A" w:rsidRDefault="00000000">
      <w:pPr>
        <w:rPr>
          <w:b/>
          <w:sz w:val="24"/>
        </w:rPr>
      </w:pPr>
      <w:r>
        <w:rPr>
          <w:rFonts w:hint="eastAsia"/>
          <w:b/>
          <w:sz w:val="24"/>
        </w:rPr>
        <w:t>五、实验结论</w:t>
      </w:r>
    </w:p>
    <w:p w:rsidR="006A5B3A" w:rsidRDefault="00000000">
      <w:pPr>
        <w:spacing w:line="360" w:lineRule="auto"/>
        <w:ind w:firstLine="420"/>
        <w:rPr>
          <w:bCs/>
          <w:sz w:val="24"/>
        </w:rPr>
      </w:pPr>
      <w:r>
        <w:t xml:space="preserve">反思数据转化可视化的难点，总结在规避人口学陷阱上的思考，理解 Proto-Persona 作为假设的定位。
</w:t>
      </w:r>
    </w:p>
    <w:p w:rsidR="006A5B3A" w:rsidRDefault="00000000">
      <w:pPr>
        <w:rPr>
          <w:b/>
          <w:sz w:val="24"/>
        </w:rPr>
      </w:pPr>
      <w:r>
        <w:rPr>
          <w:rFonts w:hint="eastAsia"/>
          <w:b/>
          <w:sz w:val="24"/>
        </w:rPr>
        <w:t>六、思考题</w:t>
      </w:r>
    </w:p>
    <w:p w:rsidR="006A5B3A" w:rsidRDefault="00000000">
      <w:pPr>
        <w:spacing w:line="360" w:lineRule="auto"/>
        <w:ind w:firstLine="420"/>
        <w:rPr>
          <w:bCs/>
          <w:sz w:val="24"/>
        </w:rPr>
      </w:pPr>
      <w:r>
        <w:t>XXXX</w:t>
      </w:r>
    </w:p>
    <w:p w:rsidR="006A5B3A" w:rsidRDefault="00000000">
      <w:pPr>
        <w:jc w:val="center"/>
        <w:outlineLvl w:val="0"/>
        <w:rPr>
          <w:b/>
          <w:sz w:val="30"/>
          <w:szCs w:val="30"/>
        </w:rPr>
      </w:pPr>
      <w:bookmarkStart w:id="42" w:name="_Toc200927376"/>
      <w:r>
        <w:rPr>
          <w:rFonts w:hint="eastAsia"/>
          <w:b/>
          <w:sz w:val="30"/>
          <w:szCs w:val="30"/>
        </w:rPr>
        <w:t>实验三</w:t>
      </w:r>
      <w:r>
        <w:rPr>
          <w:rFonts w:hint="eastAsia"/>
          <w:b/>
          <w:sz w:val="30"/>
          <w:szCs w:val="30"/>
        </w:rPr>
        <w:t xml:space="preserve">  状态机映射与视觉体系 (States &amp; System)</w:t>
      </w:r>
      <w:bookmarkEnd w:id="42"/>
    </w:p>
    <w:p w:rsidR="006A5B3A" w:rsidRDefault="006A5B3A">
      <w:pPr>
        <w:jc w:val="center"/>
        <w:rPr>
          <w:rFonts w:ascii="SimHei" w:eastAsia="SimHei" w:hAnsi="SimHei"/>
          <w:sz w:val="30"/>
          <w:szCs w:val="30"/>
        </w:rPr>
      </w:pPr>
    </w:p>
    <w:p w:rsidR="006A5B3A" w:rsidRDefault="00000000">
      <w:pPr>
        <w:spacing w:line="360" w:lineRule="auto"/>
        <w:rPr>
          <w:b/>
          <w:bCs/>
          <w:sz w:val="24"/>
        </w:rPr>
      </w:pPr>
      <w:r>
        <w:rPr>
          <w:rFonts w:hint="eastAsia"/>
          <w:b/>
          <w:bCs/>
          <w:sz w:val="24"/>
        </w:rPr>
        <w:t>一、实验目的</w:t>
      </w:r>
    </w:p>
    <w:p w:rsidR="006A5B3A" w:rsidRDefault="006A5B3A">
      <w:pPr>
        <w:spacing w:line="360" w:lineRule="auto"/>
        <w:rPr>
          <w:bCs/>
          <w:sz w:val="24"/>
        </w:rPr>
      </w:pPr>
      <w:r>
        <w:t xml:space="preserve">（一）能将粗略线框图转化为具有严苛响应式组件框架的骨架，建立盒模型容器工程化意识。
（二）掌握基于 HSL 系统与光影深度规则的 Design Token 体系构建方法，实现视觉一致性。
（三）能穷举极端状态与错误边界，为各类边缘情境设计优雅的防错与宽容度反馈。
</w:t>
      </w:r>
    </w:p>
    <w:p w:rsidR="006A5B3A" w:rsidRDefault="00000000">
      <w:pPr>
        <w:spacing w:line="360" w:lineRule="auto"/>
        <w:rPr>
          <w:b/>
          <w:bCs/>
          <w:sz w:val="24"/>
        </w:rPr>
      </w:pPr>
      <w:r>
        <w:rPr>
          <w:rFonts w:hint="eastAsia"/>
          <w:b/>
          <w:bCs/>
          <w:sz w:val="24"/>
        </w:rPr>
        <w:t>二、实验设备与环境</w:t>
      </w:r>
    </w:p>
    <w:p w:rsidR="006A5B3A" w:rsidRDefault="006A5B3A">
      <w:pPr>
        <w:spacing w:line="360" w:lineRule="auto"/>
        <w:rPr>
          <w:bCs/>
          <w:sz w:val="24"/>
        </w:rPr>
      </w:pPr>
      <w:r>
        <w:t xml:space="preserve">1. 硬件：个人计算机（学校机房或自备）
2. 软件：Windows 10+；Figma（AutoLayout 组件系统 + Variables）
</w:t>
      </w:r>
    </w:p>
    <w:p w:rsidR="006A5B3A" w:rsidRDefault="00000000">
      <w:pPr>
        <w:spacing w:line="360" w:lineRule="auto"/>
        <w:rPr>
          <w:b/>
          <w:bCs/>
          <w:sz w:val="24"/>
        </w:rPr>
      </w:pPr>
      <w:r>
        <w:rPr>
          <w:rFonts w:hint="eastAsia"/>
          <w:b/>
          <w:bCs/>
          <w:sz w:val="24"/>
        </w:rPr>
        <w:t>三、实验要求</w:t>
      </w:r>
    </w:p>
    <w:p w:rsidR="006A5B3A" w:rsidRDefault="006A5B3A">
      <w:pPr>
        <w:spacing w:line="360" w:lineRule="auto"/>
        <w:rPr>
          <w:bCs/>
          <w:sz w:val="24"/>
        </w:rPr>
      </w:pPr>
      <w:r>
        <w:t xml:space="preserve">（一）须产出覆盖正常流与至少 5 个边缘状态（空状态/加载中/报错/无网络/首次使用）的完整状态机。
（二）须建立完整的 Design Token 体系（Typography × 4 级、Color × HSL 语义色、Spacing × 4 级）。
（三）须建立视觉 Token Prompt 集，用于后续 AI 代码生成阶段的结构化指令构建。
</w:t>
      </w:r>
    </w:p>
    <w:p w:rsidR="006A5B3A" w:rsidRDefault="00000000">
      <w:pPr>
        <w:spacing w:line="360" w:lineRule="auto"/>
        <w:rPr>
          <w:b/>
          <w:bCs/>
          <w:sz w:val="24"/>
        </w:rPr>
      </w:pPr>
      <w:r>
        <w:rPr>
          <w:rFonts w:hint="eastAsia"/>
          <w:b/>
          <w:bCs/>
          <w:sz w:val="24"/>
        </w:rPr>
        <w:t>四、实验步骤与要点</w:t>
      </w:r>
    </w:p>
    <w:p w:rsidR="006A5B3A" w:rsidRDefault="006A5B3A">
      <w:pPr>
        <w:rPr>
          <w:bCs/>
          <w:sz w:val="24"/>
        </w:rPr>
      </w:pPr>
      <w:r>
        <w:t xml:space="preserve">1. 将粗略线框图转化为具有严苛响应式组件框架（卡片/列表/导航三级嵌套）的骨架。
2. 基于 HSL 系统、光影深度规则等为骨架填入视觉系统标签（Design Tokens）。
3. 梳理极端状态与错误边界，补全兜底反馈（空状态/加载/报错/首次使用）。
</w:t>
      </w:r>
    </w:p>
    <w:p w:rsidR="006A5B3A" w:rsidRDefault="00000000">
      <w:pPr>
        <w:rPr>
          <w:b/>
          <w:sz w:val="24"/>
        </w:rPr>
      </w:pPr>
      <w:r>
        <w:rPr>
          <w:rFonts w:hint="eastAsia"/>
          <w:b/>
          <w:sz w:val="24"/>
        </w:rPr>
        <w:t>五、实验结论</w:t>
      </w:r>
    </w:p>
    <w:p w:rsidR="006A5B3A" w:rsidRDefault="006A5B3A">
      <w:pPr>
        <w:spacing w:line="360" w:lineRule="auto"/>
        <w:rPr>
          <w:bCs/>
          <w:sz w:val="24"/>
        </w:rPr>
      </w:pPr>
      <w:r>
        <w:t xml:space="preserve">总结 Design Token 体系构建的关键决策（色彩语义分层、排版层级设定），分析状态机穷举边界过程中发现的设计盲点，说明视觉 Token Prompt 集对后续 AI 协作的指导作用。
</w:t>
      </w:r>
    </w:p>
    <w:p w:rsidR="006A5B3A" w:rsidRDefault="00000000">
      <w:pPr>
        <w:jc w:val="center"/>
        <w:outlineLvl w:val="0"/>
        <w:rPr>
          <w:b/>
          <w:sz w:val="30"/>
          <w:szCs w:val="30"/>
        </w:rPr>
      </w:pPr>
      <w:r>
        <w:rPr>
          <w:rFonts w:hint="eastAsia"/>
          <w:b/>
          <w:sz w:val="30"/>
          <w:szCs w:val="30"/>
        </w:rPr>
        <w:t>综合项目</w:t>
      </w:r>
      <w:r>
        <w:rPr>
          <w:rFonts w:hint="eastAsia"/>
          <w:b/>
          <w:sz w:val="30"/>
          <w:szCs w:val="30"/>
        </w:rPr>
        <w:t xml:space="preserve">  AI 原型与创意动效生成 (AI Prototyping)</w:t>
      </w:r>
    </w:p>
    <w:p w:rsidR="006A5B3A" w:rsidRDefault="006A5B3A">
      <w:pPr>
        <w:jc w:val="center"/>
        <w:rPr>
          <w:rFonts w:ascii="SimHei" w:eastAsia="SimHei" w:hAnsi="SimHei"/>
          <w:sz w:val="30"/>
          <w:szCs w:val="30"/>
        </w:rPr>
      </w:pPr>
    </w:p>
    <w:p w:rsidR="006A5B3A" w:rsidRDefault="00000000">
      <w:pPr>
        <w:spacing w:line="360" w:lineRule="auto"/>
        <w:rPr>
          <w:b/>
          <w:bCs/>
          <w:sz w:val="24"/>
        </w:rPr>
      </w:pPr>
      <w:r>
        <w:rPr>
          <w:rFonts w:hint="eastAsia"/>
          <w:b/>
          <w:bCs/>
          <w:sz w:val="24"/>
        </w:rPr>
        <w:t>一、实验目的</w:t>
      </w:r>
    </w:p>
    <w:p w:rsidR="006A5B3A" w:rsidRDefault="006A5B3A">
      <w:pPr>
        <w:spacing w:line="360" w:lineRule="auto"/>
        <w:rPr>
          <w:bCs/>
          <w:sz w:val="24"/>
        </w:rPr>
      </w:pPr>
      <w:r>
        <w:t xml:space="preserve">（一）将 Token 体系与状态流转图转化为结构化 System Prompt，驱动 AI 工具生成高保真前端壳层。
（二）掌握通过 AI 代码助手植入跟随、粒子等创意动效的协作流，完成微交互融合。
（三）具备基本的代码辅助阅读自检能力，能判断 AI 生成代码的断点并采用混合保真兜底方案。
</w:t>
      </w:r>
    </w:p>
    <w:p w:rsidR="006A5B3A" w:rsidRDefault="00000000">
      <w:pPr>
        <w:spacing w:line="360" w:lineRule="auto"/>
        <w:rPr>
          <w:b/>
          <w:bCs/>
          <w:sz w:val="24"/>
        </w:rPr>
      </w:pPr>
      <w:r>
        <w:rPr>
          <w:rFonts w:hint="eastAsia"/>
          <w:b/>
          <w:bCs/>
          <w:sz w:val="24"/>
        </w:rPr>
        <w:t>二、实验设备与环境</w:t>
      </w:r>
    </w:p>
    <w:p w:rsidR="006A5B3A" w:rsidRDefault="006A5B3A">
      <w:pPr>
        <w:spacing w:line="360" w:lineRule="auto"/>
        <w:rPr>
          <w:bCs/>
          <w:sz w:val="24"/>
        </w:rPr>
      </w:pPr>
      <w:r>
        <w:t xml:space="preserve">1. 硬件：个人计算机（学校机房或自备）
2. 软件：Windows 10+；v0 / CodeGeeX（AI 生成）、VS Code、Figma（兜底用）
</w:t>
      </w:r>
    </w:p>
    <w:p w:rsidR="006A5B3A" w:rsidRDefault="00000000">
      <w:pPr>
        <w:spacing w:line="360" w:lineRule="auto"/>
        <w:rPr>
          <w:b/>
          <w:bCs/>
          <w:sz w:val="24"/>
        </w:rPr>
      </w:pPr>
      <w:r>
        <w:rPr>
          <w:rFonts w:hint="eastAsia"/>
          <w:b/>
          <w:bCs/>
          <w:sz w:val="24"/>
        </w:rPr>
        <w:t>三、实验要求</w:t>
      </w:r>
    </w:p>
    <w:p w:rsidR="006A5B3A" w:rsidRDefault="006A5B3A">
      <w:pPr>
        <w:spacing w:line="360" w:lineRule="auto"/>
        <w:rPr>
          <w:bCs/>
          <w:sz w:val="24"/>
        </w:rPr>
      </w:pPr>
      <w:r>
        <w:t xml:space="preserve">（一）须将 Token 体系与状态流转图转化为结构化 Prompt，驱动 AI 生成应用初始视图壳层，提交 Prompt 原文与生成结果截图。
（二）须为原型植入至少 2 个创意微动效（如跟手粒子/页面转场/hover 反馈），提交动效演示录屏。
（三）须对所有核心状态完成串联，对无法解决的断点采用 Figma 混合保真兜底并提交排障日志。
</w:t>
      </w:r>
    </w:p>
    <w:p w:rsidR="006A5B3A" w:rsidRDefault="00000000">
      <w:pPr>
        <w:spacing w:line="360" w:lineRule="auto"/>
        <w:rPr>
          <w:b/>
          <w:bCs/>
          <w:sz w:val="24"/>
        </w:rPr>
      </w:pPr>
      <w:r>
        <w:rPr>
          <w:rFonts w:hint="eastAsia"/>
          <w:b/>
          <w:bCs/>
          <w:sz w:val="24"/>
        </w:rPr>
        <w:t>四、实验步骤与要点</w:t>
      </w:r>
    </w:p>
    <w:p w:rsidR="006A5B3A" w:rsidRDefault="006A5B3A">
      <w:pPr>
        <w:rPr>
          <w:bCs/>
          <w:sz w:val="24"/>
        </w:rPr>
      </w:pPr>
      <w:r>
        <w:t xml:space="preserve">1. 提炼视觉系统 Prompt，驱动 AI 生成工具输出前端页面静态壳层。
2. 引入并使用代码助手实现跟随、粒子等基础创意动效。
3. 回归设计工具或代码中，排障修复串联断裂的核心交互状态。
</w:t>
      </w:r>
    </w:p>
    <w:p w:rsidR="006A5B3A" w:rsidRDefault="00000000">
      <w:pPr>
        <w:rPr>
          <w:b/>
          <w:sz w:val="24"/>
        </w:rPr>
      </w:pPr>
      <w:r>
        <w:rPr>
          <w:rFonts w:hint="eastAsia"/>
          <w:b/>
          <w:sz w:val="24"/>
        </w:rPr>
        <w:t>五、实验结论</w:t>
      </w:r>
    </w:p>
    <w:p w:rsidR="006A5B3A" w:rsidRDefault="006A5B3A">
      <w:pPr>
        <w:spacing w:line="360" w:lineRule="auto"/>
        <w:rPr>
          <w:bCs/>
          <w:sz w:val="24"/>
        </w:rPr>
      </w:pPr>
      <w:r>
        <w:t xml:space="preserve">总结结构化 Prompt 构建方法与 AI 协作中的关键发现，记录主要排障节点与兜底策略，反思混合人机协同工作流的效率边界与局限性。
</w:t>
      </w:r>
    </w:p>
    <w:sectPr w:rsidR="006A5B3A">
      <w:pgSz w:w="12240" w:h="15840"/>
      <w:pgMar w:top="1440" w:right="1440" w:bottom="1440" w:left="144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90945" w14:textId="77777777" w:rsidR="003A51D0" w:rsidRDefault="003A51D0">
      <w:r>
        <w:separator/>
      </w:r>
    </w:p>
  </w:endnote>
  <w:endnote w:type="continuationSeparator" w:id="0">
    <w:p w14:paraId="063B9568" w14:textId="77777777" w:rsidR="003A51D0" w:rsidRDefault="003A51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embedRegular r:id="rId1" w:fontKey="{EAFFC18C-7EFB-7D43-96F2-3CB13AA82ECD}"/>
    <w:embedBold r:id="rId2" w:fontKey="{CA768F55-68ED-C646-A75F-5622DF1D6754}"/>
    <w:embedItalic r:id="rId3" w:fontKey="{83B56093-6318-0E44-8BA6-2A3C7AE041EC}"/>
  </w:font>
  <w:font w:name="SimSun">
    <w:altName w:val="宋体"/>
    <w:panose1 w:val="02010600030101010101"/>
    <w:charset w:val="86"/>
    <w:family w:val="auto"/>
    <w:pitch w:val="variable"/>
    <w:sig w:usb0="00000203" w:usb1="288F0000" w:usb2="00000016" w:usb3="00000000" w:csb0="00040001" w:csb1="00000000"/>
    <w:embedRegular r:id="rId4" w:subsetted="1" w:fontKey="{DAF4382D-718E-484B-8E10-E3B90C922702}"/>
    <w:embedBold r:id="rId5" w:subsetted="1" w:fontKey="{7206F6E9-3E79-4D4B-9D9C-49F154D3765A}"/>
  </w:font>
  <w:font w:name="DengXian Light">
    <w:altName w:val="等线 Light"/>
    <w:panose1 w:val="02010600030101010101"/>
    <w:charset w:val="86"/>
    <w:family w:val="auto"/>
    <w:pitch w:val="variable"/>
    <w:sig w:usb0="A00002BF" w:usb1="38CF7CFA" w:usb2="00000016" w:usb3="00000000" w:csb0="0004000F" w:csb1="00000000"/>
  </w:font>
  <w:font w:name="FangSong_GB2312">
    <w:panose1 w:val="020B0604020202020204"/>
    <w:charset w:val="86"/>
    <w:family w:val="modern"/>
    <w:pitch w:val="fixed"/>
    <w:sig w:usb0="00000001" w:usb1="080E0000" w:usb2="00000010" w:usb3="00000000" w:csb0="00040001" w:csb1="00000000"/>
  </w:font>
  <w:font w:name="Tahoma">
    <w:panose1 w:val="020B0604030504040204"/>
    <w:charset w:val="00"/>
    <w:family w:val="swiss"/>
    <w:pitch w:val="variable"/>
    <w:sig w:usb0="E1002EFF" w:usb1="C000605B" w:usb2="00000029" w:usb3="00000000" w:csb0="000101FF" w:csb1="00000000"/>
  </w:font>
  <w:font w:name="Songti TC">
    <w:panose1 w:val="02010600040101010101"/>
    <w:charset w:val="88"/>
    <w:family w:val="auto"/>
    <w:pitch w:val="variable"/>
    <w:sig w:usb0="00000287" w:usb1="080F0000" w:usb2="00000010" w:usb3="00000000" w:csb0="0014009F" w:csb1="00000000"/>
  </w:font>
  <w:font w:name="SimHei">
    <w:altName w:val="黑体"/>
    <w:panose1 w:val="02010609060101010101"/>
    <w:charset w:val="86"/>
    <w:family w:val="modern"/>
    <w:pitch w:val="fixed"/>
    <w:sig w:usb0="800002BF" w:usb1="38CF7CFA" w:usb2="00000016" w:usb3="00000000" w:csb0="00040001" w:csb1="00000000"/>
    <w:embedRegular r:id="rId7" w:subsetted="1" w:fontKey="{BFB8B504-BAD2-914F-9176-CD9936230D79}"/>
  </w:font>
  <w:font w:name="Songti SC">
    <w:panose1 w:val="02010600040101010101"/>
    <w:charset w:val="86"/>
    <w:family w:val="auto"/>
    <w:pitch w:val="variable"/>
    <w:sig w:usb0="00000287" w:usb1="080F0000" w:usb2="00000010" w:usb3="00000000" w:csb0="0004009F" w:csb1="00000000"/>
  </w:font>
  <w:font w:name="FangSong">
    <w:panose1 w:val="02010609060101010101"/>
    <w:charset w:val="86"/>
    <w:family w:val="modern"/>
    <w:pitch w:val="fixed"/>
    <w:sig w:usb0="800002BF" w:usb1="38CF7CFA" w:usb2="00000016" w:usb3="00000000" w:csb0="00040001" w:csb1="00000000"/>
    <w:embedRegular r:id="rId9" w:subsetted="1" w:fontKey="{D2F32B5A-76DF-2048-83D2-F1FED8A2C40B}"/>
  </w:font>
  <w:font w:name="方正小标宋简体">
    <w:panose1 w:val="020B0604020202020204"/>
    <w:charset w:val="86"/>
    <w:family w:val="auto"/>
    <w:pitch w:val="variable"/>
    <w:sig w:usb0="00000001" w:usb1="080E0000" w:usb2="00000010" w:usb3="00000000" w:csb0="00040001" w:csb1="00000000"/>
    <w:embedRegular r:id="rId10" w:subsetted="1" w:fontKey="{DEACEC1E-A2CD-A14A-9BB3-E3CF1965242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80A47" w14:textId="77777777" w:rsidR="006A5B3A" w:rsidRDefault="006A5B3A">
    <w:pPr>
      <w:pStyle w:val="Footer"/>
      <w:jc w:val="center"/>
      <w:rPr>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7823460"/>
    </w:sdtPr>
    <w:sdtEndPr>
      <w:rPr>
        <w:sz w:val="24"/>
        <w:szCs w:val="24"/>
      </w:rPr>
    </w:sdtEndPr>
    <w:sdtContent>
      <w:p w14:paraId="1F454B1F" w14:textId="77777777" w:rsidR="006A5B3A" w:rsidRDefault="00000000">
        <w:pPr>
          <w:pStyle w:val="Footer"/>
          <w:jc w:val="center"/>
          <w:rPr>
            <w:sz w:val="24"/>
            <w:szCs w:val="24"/>
          </w:rPr>
        </w:pPr>
        <w:r>
          <w:rPr>
            <w:sz w:val="24"/>
            <w:szCs w:val="24"/>
          </w:rPr>
          <w:fldChar w:fldCharType="begin"/>
        </w:r>
        <w:r>
          <w:rPr>
            <w:sz w:val="24"/>
            <w:szCs w:val="24"/>
          </w:rPr>
          <w:instrText>PAGE   \* MERGEFORMAT</w:instrText>
        </w:r>
        <w:r>
          <w:rPr>
            <w:sz w:val="24"/>
            <w:szCs w:val="24"/>
          </w:rPr>
          <w:fldChar w:fldCharType="separate"/>
        </w:r>
        <w:r>
          <w:rPr>
            <w:sz w:val="24"/>
            <w:szCs w:val="24"/>
            <w:lang w:val="zh-CN"/>
          </w:rPr>
          <w:t>2</w:t>
        </w:r>
        <w:r>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9AEAF" w14:textId="77777777" w:rsidR="003A51D0" w:rsidRDefault="003A51D0">
      <w:r>
        <w:separator/>
      </w:r>
    </w:p>
  </w:footnote>
  <w:footnote w:type="continuationSeparator" w:id="0">
    <w:p w14:paraId="5A4F2FDE" w14:textId="77777777" w:rsidR="003A51D0" w:rsidRDefault="003A51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F1C9A0"/>
    <w:multiLevelType w:val="singleLevel"/>
    <w:tmpl w:val="6DF1C9A0"/>
    <w:lvl w:ilvl="0">
      <w:start w:val="1"/>
      <w:numFmt w:val="decimal"/>
      <w:lvlText w:val="%1."/>
      <w:lvlJc w:val="left"/>
      <w:pPr>
        <w:tabs>
          <w:tab w:val="left" w:pos="312"/>
        </w:tabs>
      </w:pPr>
    </w:lvl>
  </w:abstractNum>
  <w:num w:numId="1" w16cid:durableId="152724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embedTrueTypeFonts/>
  <w:saveSubsetFonts/>
  <w:bordersDoNotSurroundHeader/>
  <w:bordersDoNotSurroundFooter/>
  <w:trackRevisions/>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B51"/>
    <w:rsid w:val="00105B28"/>
    <w:rsid w:val="00126DC7"/>
    <w:rsid w:val="00133DFE"/>
    <w:rsid w:val="00157AB7"/>
    <w:rsid w:val="00217ECB"/>
    <w:rsid w:val="00265B51"/>
    <w:rsid w:val="002D3C28"/>
    <w:rsid w:val="003A51D0"/>
    <w:rsid w:val="003C6053"/>
    <w:rsid w:val="003D2ECA"/>
    <w:rsid w:val="003E7353"/>
    <w:rsid w:val="0045527D"/>
    <w:rsid w:val="004D0FFE"/>
    <w:rsid w:val="004F0454"/>
    <w:rsid w:val="005A73B4"/>
    <w:rsid w:val="00662E8F"/>
    <w:rsid w:val="006A5B3A"/>
    <w:rsid w:val="007549F1"/>
    <w:rsid w:val="0077098B"/>
    <w:rsid w:val="007D4214"/>
    <w:rsid w:val="007E5AB1"/>
    <w:rsid w:val="00885714"/>
    <w:rsid w:val="00913051"/>
    <w:rsid w:val="00916886"/>
    <w:rsid w:val="00930D21"/>
    <w:rsid w:val="00937C44"/>
    <w:rsid w:val="009E15F6"/>
    <w:rsid w:val="00A24773"/>
    <w:rsid w:val="00A25AFE"/>
    <w:rsid w:val="00AA6355"/>
    <w:rsid w:val="00B416C8"/>
    <w:rsid w:val="00C05118"/>
    <w:rsid w:val="00C16DBD"/>
    <w:rsid w:val="00C4406B"/>
    <w:rsid w:val="00C71E96"/>
    <w:rsid w:val="00D20E8A"/>
    <w:rsid w:val="00D522DB"/>
    <w:rsid w:val="00EB6132"/>
    <w:rsid w:val="00ED1DD1"/>
    <w:rsid w:val="06BD1C64"/>
    <w:rsid w:val="08C46728"/>
    <w:rsid w:val="223B200F"/>
    <w:rsid w:val="4DCF2916"/>
    <w:rsid w:val="611F2C11"/>
    <w:rsid w:val="6CBD1303"/>
    <w:rsid w:val="77DB1120"/>
    <w:rsid w:val="7B0F10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F4A67B0"/>
  <w15:docId w15:val="{E455685F-B598-AC4B-B28B-EA47B442B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Times New Roman" w:eastAsia="SimSun" w:hAnsi="Times New Roman" w:cs="Times New Roman"/>
      <w:kern w:val="2"/>
      <w:sz w:val="21"/>
      <w:lang w:val="en-US"/>
    </w:rPr>
  </w:style>
  <w:style w:type="paragraph" w:styleId="Heading1">
    <w:name w:val="heading 1"/>
    <w:basedOn w:val="Normal"/>
    <w:next w:val="Normal"/>
    <w:link w:val="Heading1Char"/>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pPr>
      <w:keepNext/>
      <w:keepLines/>
      <w:spacing w:before="80" w:after="40"/>
      <w:outlineLvl w:val="4"/>
    </w:pPr>
    <w:rPr>
      <w:rFonts w:cstheme="majorBidi"/>
      <w:color w:val="0F4761" w:themeColor="accent1" w:themeShade="BF"/>
      <w:szCs w:val="24"/>
    </w:rPr>
  </w:style>
  <w:style w:type="paragraph" w:styleId="Heading6">
    <w:name w:val="heading 6"/>
    <w:basedOn w:val="Normal"/>
    <w:next w:val="Normal"/>
    <w:link w:val="Heading6Char"/>
    <w:uiPriority w:val="9"/>
    <w:semiHidden/>
    <w:unhideWhenUsed/>
    <w:qFormat/>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qFormat/>
    <w:pPr>
      <w:jc w:val="left"/>
    </w:p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tabs>
        <w:tab w:val="center" w:pos="4153"/>
        <w:tab w:val="right" w:pos="8306"/>
      </w:tabs>
      <w:snapToGrid w:val="0"/>
      <w:jc w:val="center"/>
    </w:pPr>
    <w:rPr>
      <w:sz w:val="18"/>
      <w:szCs w:val="18"/>
    </w:rPr>
  </w:style>
  <w:style w:type="paragraph" w:styleId="TOC1">
    <w:name w:val="toc 1"/>
    <w:basedOn w:val="Normal"/>
    <w:next w:val="Normal"/>
    <w:autoRedefine/>
    <w:uiPriority w:val="39"/>
    <w:unhideWhenUsed/>
    <w:qFormat/>
  </w:style>
  <w:style w:type="paragraph" w:styleId="Subtitle">
    <w:name w:val="Subtitle"/>
    <w:basedOn w:val="Normal"/>
    <w:next w:val="Normal"/>
    <w:link w:val="SubtitleChar"/>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Title">
    <w:name w:val="Title"/>
    <w:basedOn w:val="Normal"/>
    <w:next w:val="Normal"/>
    <w:link w:val="TitleChar"/>
    <w:qFormat/>
    <w:pPr>
      <w:spacing w:after="80"/>
      <w:contextualSpacing/>
      <w:jc w:val="center"/>
    </w:pPr>
    <w:rPr>
      <w:rFonts w:asciiTheme="majorHAnsi" w:eastAsiaTheme="majorEastAsia" w:hAnsiTheme="majorHAnsi" w:cstheme="majorBidi"/>
      <w:spacing w:val="-10"/>
      <w:kern w:val="28"/>
      <w:sz w:val="56"/>
      <w:szCs w:val="56"/>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Pr>
      <w:color w:val="467886" w:themeColor="hyperlink"/>
      <w:u w:val="singl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qFormat/>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qFormat/>
    <w:rPr>
      <w:rFonts w:cstheme="majorBidi"/>
      <w:color w:val="0F4761" w:themeColor="accent1" w:themeShade="BF"/>
      <w:szCs w:val="24"/>
    </w:rPr>
  </w:style>
  <w:style w:type="character" w:customStyle="1" w:styleId="Heading6Char">
    <w:name w:val="Heading 6 Char"/>
    <w:basedOn w:val="DefaultParagraphFont"/>
    <w:link w:val="Heading6"/>
    <w:uiPriority w:val="9"/>
    <w:semiHidden/>
    <w:qFormat/>
    <w:rPr>
      <w:rFonts w:cstheme="majorBidi"/>
      <w:b/>
      <w:bCs/>
      <w:color w:val="0F4761" w:themeColor="accent1" w:themeShade="BF"/>
    </w:rPr>
  </w:style>
  <w:style w:type="character" w:customStyle="1" w:styleId="Heading7Char">
    <w:name w:val="Heading 7 Char"/>
    <w:basedOn w:val="DefaultParagraphFont"/>
    <w:link w:val="Heading7"/>
    <w:uiPriority w:val="9"/>
    <w:semiHidden/>
    <w:qFormat/>
    <w:rPr>
      <w:rFonts w:cstheme="majorBidi"/>
      <w:b/>
      <w:bCs/>
      <w:color w:val="595959" w:themeColor="text1" w:themeTint="A6"/>
    </w:rPr>
  </w:style>
  <w:style w:type="character" w:customStyle="1" w:styleId="Heading8Char">
    <w:name w:val="Heading 8 Char"/>
    <w:basedOn w:val="DefaultParagraphFont"/>
    <w:link w:val="Heading8"/>
    <w:uiPriority w:val="9"/>
    <w:semiHidden/>
    <w:qFormat/>
    <w:rPr>
      <w:rFonts w:cstheme="majorBidi"/>
      <w:color w:val="595959" w:themeColor="text1" w:themeTint="A6"/>
    </w:rPr>
  </w:style>
  <w:style w:type="character" w:customStyle="1" w:styleId="Heading9Char">
    <w:name w:val="Heading 9 Char"/>
    <w:basedOn w:val="DefaultParagraphFont"/>
    <w:link w:val="Heading9"/>
    <w:uiPriority w:val="9"/>
    <w:semiHidden/>
    <w:qFormat/>
    <w:rPr>
      <w:rFonts w:eastAsiaTheme="majorEastAsia" w:cstheme="majorBidi"/>
      <w:color w:val="595959" w:themeColor="text1" w:themeTint="A6"/>
    </w:rPr>
  </w:style>
  <w:style w:type="character" w:customStyle="1" w:styleId="TitleChar">
    <w:name w:val="Title Char"/>
    <w:basedOn w:val="DefaultParagraphFont"/>
    <w:link w:val="Title"/>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customStyle="1" w:styleId="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w:basedOn w:val="Normal"/>
    <w:qFormat/>
    <w:pPr>
      <w:widowControl/>
      <w:spacing w:after="160" w:line="240" w:lineRule="exact"/>
      <w:jc w:val="left"/>
    </w:pPr>
  </w:style>
  <w:style w:type="paragraph" w:customStyle="1" w:styleId="TOCHeading1">
    <w:name w:val="TOC Heading1"/>
    <w:basedOn w:val="Heading1"/>
    <w:next w:val="Normal"/>
    <w:uiPriority w:val="39"/>
    <w:unhideWhenUsed/>
    <w:qFormat/>
    <w:pPr>
      <w:widowControl/>
      <w:spacing w:before="240" w:after="0" w:line="259" w:lineRule="auto"/>
      <w:jc w:val="left"/>
      <w:outlineLvl w:val="9"/>
    </w:pPr>
    <w:rPr>
      <w:kern w:val="0"/>
      <w:sz w:val="32"/>
      <w:szCs w:val="32"/>
    </w:rPr>
  </w:style>
  <w:style w:type="character" w:customStyle="1" w:styleId="HeaderChar">
    <w:name w:val="Header Char"/>
    <w:basedOn w:val="DefaultParagraphFont"/>
    <w:link w:val="Header"/>
    <w:uiPriority w:val="99"/>
    <w:qFormat/>
    <w:rPr>
      <w:rFonts w:ascii="Times New Roman" w:eastAsia="SimSun" w:hAnsi="Times New Roman" w:cs="Times New Roman"/>
      <w:sz w:val="18"/>
      <w:szCs w:val="18"/>
    </w:rPr>
  </w:style>
  <w:style w:type="character" w:customStyle="1" w:styleId="FooterChar">
    <w:name w:val="Footer Char"/>
    <w:basedOn w:val="DefaultParagraphFont"/>
    <w:link w:val="Footer"/>
    <w:uiPriority w:val="99"/>
    <w:qFormat/>
    <w:rPr>
      <w:rFonts w:ascii="Times New Roman" w:eastAsia="SimSun" w:hAnsi="Times New Roman" w:cs="Times New Roman"/>
      <w:sz w:val="18"/>
      <w:szCs w:val="18"/>
    </w:rPr>
  </w:style>
  <w:style w:type="character" w:styleId="CommentReference">
    <w:name w:val="annotation reference"/>
    <w:basedOn w:val="DefaultParagraphFont"/>
    <w:uiPriority w:val="99"/>
    <w:semiHidden/>
    <w:unhideWhenUsed/>
    <w:rPr>
      <w:sz w:val="21"/>
      <w:szCs w:val="21"/>
    </w:rPr>
  </w:style>
  <w:style w:type="paragraph" w:styleId="Revision">
    <w:name w:val="Revision"/>
    <w:hidden/>
    <w:uiPriority w:val="99"/>
    <w:unhideWhenUsed/>
    <w:rsid w:val="00A25AFE"/>
    <w:rPr>
      <w:rFonts w:ascii="Times New Roman" w:eastAsia="SimSun" w:hAnsi="Times New Roman" w:cs="Times New Roman"/>
      <w:kern w:val="2"/>
      <w:sz w:val="21"/>
      <w:lang w:val="en-US"/>
    </w:rPr>
  </w:style>
  <w:style w:type="paragraph" w:styleId="CommentSubject">
    <w:name w:val="annotation subject"/>
    <w:basedOn w:val="CommentText"/>
    <w:next w:val="CommentText"/>
    <w:link w:val="CommentSubjectChar"/>
    <w:uiPriority w:val="99"/>
    <w:semiHidden/>
    <w:unhideWhenUsed/>
    <w:rsid w:val="00A25AFE"/>
    <w:rPr>
      <w:b/>
      <w:bCs/>
    </w:rPr>
  </w:style>
  <w:style w:type="character" w:customStyle="1" w:styleId="CommentTextChar">
    <w:name w:val="Comment Text Char"/>
    <w:basedOn w:val="DefaultParagraphFont"/>
    <w:link w:val="CommentText"/>
    <w:uiPriority w:val="99"/>
    <w:semiHidden/>
    <w:rsid w:val="00A25AFE"/>
    <w:rPr>
      <w:rFonts w:ascii="Times New Roman" w:eastAsia="SimSun" w:hAnsi="Times New Roman" w:cs="Times New Roman"/>
      <w:kern w:val="2"/>
      <w:sz w:val="21"/>
      <w:lang w:val="en-US"/>
    </w:rPr>
  </w:style>
  <w:style w:type="character" w:customStyle="1" w:styleId="CommentSubjectChar">
    <w:name w:val="Comment Subject Char"/>
    <w:basedOn w:val="CommentTextChar"/>
    <w:link w:val="CommentSubject"/>
    <w:uiPriority w:val="99"/>
    <w:semiHidden/>
    <w:rsid w:val="00A25AFE"/>
    <w:rPr>
      <w:rFonts w:ascii="Times New Roman" w:eastAsia="SimSun" w:hAnsi="Times New Roman" w:cs="Times New Roman"/>
      <w:b/>
      <w:bCs/>
      <w:kern w:val="2"/>
      <w:sz w:val="21"/>
      <w:lang w:val="en-US"/>
    </w:rPr>
  </w:style>
  <w:style w:type="paragraph" w:styleId="Date">
    <w:name w:val="Date"/>
    <w:basedOn w:val="Normal"/>
    <w:next w:val="Normal"/>
    <w:link w:val="DateChar"/>
    <w:uiPriority w:val="99"/>
    <w:semiHidden/>
    <w:unhideWhenUsed/>
    <w:rsid w:val="003C6053"/>
    <w:pPr>
      <w:ind w:leftChars="2500" w:left="100"/>
    </w:pPr>
  </w:style>
  <w:style w:type="character" w:customStyle="1" w:styleId="DateChar">
    <w:name w:val="Date Char"/>
    <w:basedOn w:val="DefaultParagraphFont"/>
    <w:link w:val="Date"/>
    <w:uiPriority w:val="99"/>
    <w:semiHidden/>
    <w:rsid w:val="003C6053"/>
    <w:rPr>
      <w:rFonts w:ascii="Times New Roman" w:eastAsia="SimSun" w:hAnsi="Times New Roman" w:cs="Times New Roman"/>
      <w:kern w:val="2"/>
      <w:sz w:val="21"/>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ntTable" Target="fontTable.xml"/><Relationship Id="rId4" Type="http://schemas.openxmlformats.org/officeDocument/2006/relationships/settings" Target="setting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1E730D-B13B-42C1-ACFC-316342C1FF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5</Pages>
  <Words>162</Words>
  <Characters>928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Guangzhou College of Technology and Business</Company>
  <LinksUpToDate>false</LinksUpToDate>
  <CharactersWithSpaces>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Yang Qiu</dc:creator>
  <cp:lastModifiedBy>林昕</cp:lastModifiedBy>
  <cp:revision>15</cp:revision>
  <dcterms:created xsi:type="dcterms:W3CDTF">2025-06-15T16:31:00Z</dcterms:created>
  <dcterms:modified xsi:type="dcterms:W3CDTF">2026-05-21T10:06:00Z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eyJoZGlkIjoiOGYwODYxOGI0ZDcwODJhMjkxMWNjYjFkNTIxNDZhZDciLCJ1c2VySWQiOiIyNTY3MTY2NTcifQ==</vt:lpwstr>
  </property>
  <property fmtid="{D5CDD505-2E9C-101B-9397-08002B2CF9AE}" pid="3" name="KSOProductBuildVer">
    <vt:lpwstr>2052-12.1.0.24657</vt:lpwstr>
  </property>
  <property fmtid="{D5CDD505-2E9C-101B-9397-08002B2CF9AE}" pid="4" name="ICV">
    <vt:lpwstr>61FFC965438B4F79B0D49B9B270B3BD0_12</vt:lpwstr>
  </property>
</Properties>
</file>